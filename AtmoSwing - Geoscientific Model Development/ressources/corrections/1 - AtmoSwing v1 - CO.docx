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11BB9" w:rsidRPr="00D3493F" w:rsidRDefault="00A11BB9">
      <w:pPr>
        <w:pStyle w:val="Titre5"/>
        <w:tabs>
          <w:tab w:val="center" w:pos="4800"/>
          <w:tab w:val="right" w:pos="9500"/>
        </w:tabs>
        <w:ind w:firstLine="0"/>
        <w:jc w:val="center"/>
        <w:rPr>
          <w:lang w:val="en-US"/>
        </w:rPr>
      </w:pPr>
      <w:r w:rsidRPr="00D3493F">
        <w:rPr>
          <w:lang w:val="en-US"/>
        </w:rPr>
        <w:t>AtmoSwing (v1.4): Analog Technique Model for Statistical weather forecastING</w:t>
      </w:r>
    </w:p>
    <w:p w:rsidR="00A11BB9" w:rsidRPr="00D3493F" w:rsidRDefault="00A11BB9">
      <w:pPr>
        <w:tabs>
          <w:tab w:val="center" w:pos="4800"/>
          <w:tab w:val="right" w:pos="9500"/>
        </w:tabs>
        <w:ind w:firstLine="720"/>
        <w:jc w:val="both"/>
        <w:rPr>
          <w:rFonts w:ascii="Times New Roman" w:hAnsi="Times New Roman" w:cs="Times New Roman"/>
          <w:noProof/>
          <w:lang w:val="en-US"/>
        </w:rPr>
      </w:pPr>
    </w:p>
    <w:p w:rsidR="00A11BB9" w:rsidRPr="00D3493F" w:rsidRDefault="00A11BB9">
      <w:pPr>
        <w:tabs>
          <w:tab w:val="center" w:pos="4800"/>
          <w:tab w:val="right" w:pos="9500"/>
        </w:tabs>
        <w:ind w:firstLine="720"/>
        <w:rPr>
          <w:rFonts w:ascii="Times New Roman" w:hAnsi="Times New Roman" w:cs="Times New Roman"/>
          <w:noProof/>
          <w:lang w:val="en-US"/>
        </w:rPr>
      </w:pPr>
    </w:p>
    <w:p w:rsidR="00A11BB9" w:rsidRPr="00D3493F" w:rsidRDefault="00A11BB9">
      <w:pPr>
        <w:tabs>
          <w:tab w:val="center" w:pos="4800"/>
          <w:tab w:val="right" w:pos="9500"/>
        </w:tabs>
        <w:ind w:firstLine="720"/>
        <w:rPr>
          <w:rFonts w:ascii="Times New Roman" w:hAnsi="Times New Roman" w:cs="Times New Roman"/>
          <w:noProof/>
          <w:lang w:val="en-US"/>
        </w:rPr>
      </w:pPr>
      <w:r w:rsidRPr="00D3493F">
        <w:rPr>
          <w:noProof/>
          <w:lang w:val="en-US"/>
        </w:rPr>
        <w:t>The analogue method allows forecasting local meteorological variables of interest (predictand), such as the daily precipitation, on the basis of synoptic variables (predictors). It relies on the fact that similar meteorological influences are likely to result in similar local effects. This statistical relationship is thus based on archives of observed data, and used in order to operationally forecast the coming days, or to evaluate future conditions under a changing climate.</w:t>
      </w:r>
    </w:p>
    <w:p w:rsidR="00A11BB9" w:rsidRPr="00D3493F" w:rsidRDefault="00A11BB9">
      <w:pPr>
        <w:tabs>
          <w:tab w:val="center" w:pos="4800"/>
          <w:tab w:val="right" w:pos="9500"/>
        </w:tabs>
        <w:ind w:firstLine="720"/>
        <w:rPr>
          <w:rFonts w:ascii="Times New Roman" w:hAnsi="Times New Roman" w:cs="Times New Roman"/>
          <w:noProof/>
          <w:lang w:val="en-US"/>
        </w:rPr>
      </w:pPr>
      <w:r w:rsidRPr="00D3493F">
        <w:rPr>
          <w:noProof/>
          <w:lang w:val="en-US"/>
        </w:rPr>
        <w:t>AtmoSwing is an open source software that implements the analogue method in a very flexible way, so that different variants can be handled dynamically, by parameterization t</w:t>
      </w:r>
      <w:ins w:id="0" w:author="obled" w:date="2015-12-08T07:00:00Z">
        <w:r w:rsidR="00087B28">
          <w:rPr>
            <w:noProof/>
            <w:lang w:val="en-US"/>
          </w:rPr>
          <w:t>h</w:t>
        </w:r>
      </w:ins>
      <w:r w:rsidRPr="00D3493F">
        <w:rPr>
          <w:noProof/>
          <w:lang w:val="en-US"/>
        </w:rPr>
        <w:t>rough XML files. It is made of 3 tools: the Forecaster to perform operational forecasts, the Viewer to display the results, and the Optimizer to establish the relationship between the predictand and predictors.</w:t>
      </w:r>
    </w:p>
    <w:p w:rsidR="00A11BB9" w:rsidRPr="00D3493F" w:rsidRDefault="00A11BB9">
      <w:pPr>
        <w:tabs>
          <w:tab w:val="center" w:pos="4800"/>
          <w:tab w:val="right" w:pos="9500"/>
        </w:tabs>
        <w:ind w:firstLine="720"/>
        <w:rPr>
          <w:rFonts w:ascii="Times New Roman" w:hAnsi="Times New Roman" w:cs="Times New Roman"/>
          <w:noProof/>
          <w:lang w:val="en-US"/>
        </w:rPr>
      </w:pPr>
      <w:r w:rsidRPr="00D3493F">
        <w:rPr>
          <w:noProof/>
          <w:lang w:val="en-US"/>
        </w:rPr>
        <w:t xml:space="preserve">The Forecaster handles every required processing internally, such as predictors downloading and </w:t>
      </w:r>
      <w:commentRangeStart w:id="1"/>
      <w:r w:rsidRPr="00D3493F">
        <w:rPr>
          <w:noProof/>
          <w:lang w:val="en-US"/>
        </w:rPr>
        <w:t>parsing</w:t>
      </w:r>
      <w:commentRangeEnd w:id="1"/>
      <w:r w:rsidR="00087B28">
        <w:rPr>
          <w:rStyle w:val="Marquedecommentaire"/>
        </w:rPr>
        <w:commentReference w:id="1"/>
      </w:r>
      <w:r w:rsidRPr="00D3493F">
        <w:rPr>
          <w:noProof/>
          <w:lang w:val="en-US"/>
        </w:rPr>
        <w:t>, grid interpolation, analogy sorting, without external scripts or file conversion. The processing of a forecast is extremely lightweight in terms of IT infrastructure; it can indeed run on almost any computer.</w:t>
      </w:r>
    </w:p>
    <w:p w:rsidR="00A11BB9" w:rsidRPr="00D3493F" w:rsidRDefault="00A11BB9">
      <w:pPr>
        <w:tabs>
          <w:tab w:val="center" w:pos="4800"/>
          <w:tab w:val="right" w:pos="9500"/>
        </w:tabs>
        <w:ind w:firstLine="720"/>
        <w:rPr>
          <w:rFonts w:ascii="Times New Roman" w:hAnsi="Times New Roman" w:cs="Times New Roman"/>
          <w:noProof/>
          <w:lang w:val="en-US"/>
        </w:rPr>
      </w:pPr>
      <w:r w:rsidRPr="00D3493F">
        <w:rPr>
          <w:noProof/>
          <w:lang w:val="en-US"/>
        </w:rPr>
        <w:t>The Viewer displays the forecasts in an interactive GIS environment. It contains several layers of syntheses and details in order to provide a quick overview of the potential critical situations in the coming days, as well as the possibility for the user to go into the details of the forecasted predictand and criteria distributions. Several tips coming from the literature are provided in order to help interpreting the forecasts.</w:t>
      </w:r>
    </w:p>
    <w:p w:rsidR="00A11BB9" w:rsidRPr="00D3493F" w:rsidRDefault="00A11BB9">
      <w:pPr>
        <w:tabs>
          <w:tab w:val="center" w:pos="4800"/>
          <w:tab w:val="right" w:pos="9500"/>
        </w:tabs>
        <w:ind w:firstLine="720"/>
        <w:rPr>
          <w:rFonts w:ascii="Times New Roman" w:hAnsi="Times New Roman" w:cs="Times New Roman"/>
          <w:noProof/>
          <w:lang w:val="en-US"/>
        </w:rPr>
      </w:pPr>
      <w:r w:rsidRPr="00D3493F">
        <w:rPr>
          <w:noProof/>
          <w:lang w:val="en-US"/>
        </w:rPr>
        <w:t>The Optimizer integrates the common semi-automatic sequential approach, as well as Monte-Carlo analyses, and a global optimization technique by means of Genetic algorithms.</w:t>
      </w:r>
      <w:ins w:id="2" w:author="obled" w:date="2015-12-08T07:02:00Z">
        <w:r w:rsidR="00087B28">
          <w:rPr>
            <w:noProof/>
            <w:lang w:val="en-US"/>
          </w:rPr>
          <w:t xml:space="preserve"> This module only should run</w:t>
        </w:r>
      </w:ins>
      <w:ins w:id="3" w:author="obled" w:date="2015-12-08T07:03:00Z">
        <w:r w:rsidR="00087B28">
          <w:rPr>
            <w:noProof/>
            <w:lang w:val="en-US"/>
          </w:rPr>
          <w:t xml:space="preserve"> </w:t>
        </w:r>
      </w:ins>
      <w:ins w:id="4" w:author="obled" w:date="2015-12-08T07:02:00Z">
        <w:r w:rsidR="00087B28">
          <w:rPr>
            <w:noProof/>
            <w:lang w:val="en-US"/>
          </w:rPr>
          <w:t>on an intensive computing facility</w:t>
        </w:r>
      </w:ins>
      <w:ins w:id="5" w:author="obled" w:date="2015-12-08T07:03:00Z">
        <w:r w:rsidR="00087B28">
          <w:rPr>
            <w:noProof/>
            <w:lang w:val="en-US"/>
          </w:rPr>
          <w:t>.</w:t>
        </w:r>
      </w:ins>
    </w:p>
    <w:p w:rsidR="00A11BB9" w:rsidRPr="00D3493F" w:rsidRDefault="00A11BB9">
      <w:pPr>
        <w:tabs>
          <w:tab w:val="center" w:pos="4800"/>
          <w:tab w:val="right" w:pos="9500"/>
        </w:tabs>
        <w:ind w:firstLine="720"/>
        <w:rPr>
          <w:rFonts w:ascii="Times New Roman" w:hAnsi="Times New Roman" w:cs="Times New Roman"/>
          <w:noProof/>
          <w:lang w:val="en-US"/>
        </w:rPr>
      </w:pPr>
    </w:p>
    <w:p w:rsidR="00A11BB9" w:rsidRPr="00D3493F" w:rsidRDefault="00A11BB9">
      <w:pPr>
        <w:tabs>
          <w:tab w:val="center" w:pos="4800"/>
          <w:tab w:val="right" w:pos="9500"/>
        </w:tabs>
        <w:ind w:firstLine="720"/>
        <w:jc w:val="both"/>
        <w:rPr>
          <w:rFonts w:ascii="Times New Roman" w:hAnsi="Times New Roman" w:cs="Times New Roman"/>
          <w:noProof/>
          <w:lang w:val="en-US"/>
        </w:rPr>
      </w:pPr>
    </w:p>
    <w:p w:rsidR="00A11BB9" w:rsidRPr="00D3493F" w:rsidRDefault="00A11BB9">
      <w:pPr>
        <w:tabs>
          <w:tab w:val="center" w:pos="4800"/>
          <w:tab w:val="right" w:pos="9500"/>
        </w:tabs>
        <w:ind w:firstLine="720"/>
        <w:jc w:val="both"/>
        <w:rPr>
          <w:rFonts w:ascii="Times New Roman" w:hAnsi="Times New Roman" w:cs="Times New Roman"/>
          <w:noProof/>
          <w:lang w:val="en-US"/>
        </w:rPr>
      </w:pPr>
      <w:r w:rsidRPr="00D3493F">
        <w:rPr>
          <w:noProof/>
          <w:lang w:val="en-US"/>
        </w:rPr>
        <w:t xml:space="preserve"> Reasoning by analogy is rather widespread in different domains of sciences or engineering. In hydrometeorology, it consists, given a certain situation, in looking into the past to retrieve situations that can be considered similar and therefore with consequences that may be expected similar to the situation at hand. By situation, one often thinks of the atmospheric situation over a rather wide </w:t>
      </w:r>
      <w:ins w:id="6" w:author="obled" w:date="2015-12-08T07:03:00Z">
        <w:r w:rsidR="00087B28">
          <w:rPr>
            <w:noProof/>
            <w:lang w:val="en-US"/>
          </w:rPr>
          <w:t xml:space="preserve">spatial </w:t>
        </w:r>
      </w:ins>
      <w:r w:rsidRPr="00D3493F">
        <w:rPr>
          <w:noProof/>
          <w:lang w:val="en-US"/>
        </w:rPr>
        <w:t>domain. By consequence, one often focuses on a local variable of interest, such as the occurrence of hail, storm, avalanches, or the amount of wind or precipitation over a given region</w:t>
      </w:r>
      <w:ins w:id="7" w:author="obled" w:date="2015-12-08T07:04:00Z">
        <w:r w:rsidR="00087B28">
          <w:rPr>
            <w:noProof/>
            <w:lang w:val="en-US"/>
          </w:rPr>
          <w:t>, cumulated on a given time period</w:t>
        </w:r>
      </w:ins>
      <w:r w:rsidRPr="00D3493F">
        <w:rPr>
          <w:noProof/>
          <w:lang w:val="en-US"/>
        </w:rPr>
        <w:t>.</w:t>
      </w:r>
    </w:p>
    <w:p w:rsidR="00A11BB9" w:rsidRPr="00D3493F" w:rsidRDefault="00A11BB9">
      <w:pPr>
        <w:tabs>
          <w:tab w:val="center" w:pos="4800"/>
          <w:tab w:val="right" w:pos="9500"/>
        </w:tabs>
        <w:ind w:firstLine="720"/>
        <w:jc w:val="both"/>
        <w:rPr>
          <w:rFonts w:ascii="Times New Roman" w:hAnsi="Times New Roman" w:cs="Times New Roman"/>
          <w:noProof/>
          <w:lang w:val="en-US"/>
        </w:rPr>
      </w:pPr>
      <w:r w:rsidRPr="00D3493F">
        <w:rPr>
          <w:noProof/>
          <w:lang w:val="en-US"/>
        </w:rPr>
        <w:t>As a general setting, the required ingredient</w:t>
      </w:r>
      <w:ins w:id="8" w:author="obled" w:date="2015-12-08T07:04:00Z">
        <w:r w:rsidR="00087B28">
          <w:rPr>
            <w:noProof/>
            <w:lang w:val="en-US"/>
          </w:rPr>
          <w:t>s</w:t>
        </w:r>
      </w:ins>
      <w:r w:rsidRPr="00D3493F">
        <w:rPr>
          <w:noProof/>
          <w:lang w:val="en-US"/>
        </w:rPr>
        <w:t xml:space="preserve"> are a couple of archives, one describing the situation through different variables, called predictors, and another one giving, for those situations, the value of the local variable of interest for engineering purpose, called predictand. Obviously, one understands that the longest and the richest the candidate archive of predictors, the more chance there will be to extract good analogues for a target situation in order to derive a conditional range of predictand values. As for the predictors, one can now hopefully rely on rich reanalysis products, commonly available over 40 years or more, and easily accessible.</w:t>
      </w:r>
    </w:p>
    <w:p w:rsidR="00A11BB9" w:rsidRPr="00D3493F" w:rsidRDefault="00A11BB9">
      <w:pPr>
        <w:tabs>
          <w:tab w:val="center" w:pos="4800"/>
          <w:tab w:val="right" w:pos="9500"/>
        </w:tabs>
        <w:ind w:firstLine="720"/>
        <w:jc w:val="both"/>
        <w:rPr>
          <w:rFonts w:ascii="Times New Roman" w:hAnsi="Times New Roman" w:cs="Times New Roman"/>
          <w:noProof/>
          <w:lang w:val="en-US"/>
        </w:rPr>
      </w:pPr>
      <w:r w:rsidRPr="00D3493F">
        <w:rPr>
          <w:noProof/>
          <w:lang w:val="en-US"/>
        </w:rPr>
        <w:lastRenderedPageBreak/>
        <w:t xml:space="preserve">Usually, the predictand values could be derived in a rather physical-dynamic approach by modeling the chain of processes linking the predictors to the predictand. However, </w:t>
      </w:r>
      <w:del w:id="9" w:author="obled" w:date="2015-12-08T07:05:00Z">
        <w:r w:rsidRPr="00D3493F" w:rsidDel="00087B28">
          <w:rPr>
            <w:noProof/>
            <w:lang w:val="en-US"/>
          </w:rPr>
          <w:delText xml:space="preserve">the </w:delText>
        </w:r>
      </w:del>
      <w:ins w:id="10" w:author="obled" w:date="2015-12-08T07:05:00Z">
        <w:r w:rsidR="00087B28">
          <w:rPr>
            <w:noProof/>
            <w:lang w:val="en-US"/>
          </w:rPr>
          <w:t>such</w:t>
        </w:r>
        <w:r w:rsidR="00087B28" w:rsidRPr="00D3493F">
          <w:rPr>
            <w:noProof/>
            <w:lang w:val="en-US"/>
          </w:rPr>
          <w:t xml:space="preserve"> </w:t>
        </w:r>
      </w:ins>
      <w:r w:rsidRPr="00D3493F">
        <w:rPr>
          <w:noProof/>
          <w:lang w:val="en-US"/>
        </w:rPr>
        <w:t>model</w:t>
      </w:r>
      <w:ins w:id="11" w:author="obled" w:date="2015-12-08T07:05:00Z">
        <w:r w:rsidR="00087B28">
          <w:rPr>
            <w:noProof/>
            <w:lang w:val="en-US"/>
          </w:rPr>
          <w:t>s</w:t>
        </w:r>
      </w:ins>
      <w:r w:rsidRPr="00D3493F">
        <w:rPr>
          <w:noProof/>
          <w:lang w:val="en-US"/>
        </w:rPr>
        <w:t xml:space="preserve"> may be extremely complex, time consuming, or some processes may be poorly known or parameterised. Conversely, given the past archive of predictors, enough situations </w:t>
      </w:r>
      <w:del w:id="12" w:author="obled" w:date="2015-12-08T07:07:00Z">
        <w:r w:rsidRPr="00D3493F" w:rsidDel="00087B28">
          <w:rPr>
            <w:noProof/>
            <w:lang w:val="en-US"/>
          </w:rPr>
          <w:delText xml:space="preserve">analogues </w:delText>
        </w:r>
      </w:del>
      <w:ins w:id="13" w:author="obled" w:date="2015-12-08T07:07:00Z">
        <w:r w:rsidR="00087B28" w:rsidRPr="00D3493F">
          <w:rPr>
            <w:noProof/>
            <w:lang w:val="en-US"/>
          </w:rPr>
          <w:t>analog</w:t>
        </w:r>
        <w:r w:rsidR="00087B28">
          <w:rPr>
            <w:noProof/>
            <w:lang w:val="en-US"/>
          </w:rPr>
          <w:t>ous</w:t>
        </w:r>
        <w:r w:rsidR="00087B28" w:rsidRPr="00D3493F">
          <w:rPr>
            <w:noProof/>
            <w:lang w:val="en-US"/>
          </w:rPr>
          <w:t xml:space="preserve"> </w:t>
        </w:r>
      </w:ins>
      <w:r w:rsidRPr="00D3493F">
        <w:rPr>
          <w:noProof/>
          <w:lang w:val="en-US"/>
        </w:rPr>
        <w:t xml:space="preserve">to a target one could be found so that reasonable values will be obtained for the predictand, at a reasonable coding and computing-time costs. This is particularly true for a predictand much required in hydrometeorological applications, namely the precipitation amount over a given domain and time duration. </w:t>
      </w:r>
      <w:ins w:id="14" w:author="obled" w:date="2015-12-08T07:09:00Z">
        <w:r w:rsidR="009C083D">
          <w:rPr>
            <w:noProof/>
            <w:lang w:val="en-US"/>
          </w:rPr>
          <w:t>Incidently, the forec</w:t>
        </w:r>
      </w:ins>
      <w:ins w:id="15" w:author="obled" w:date="2015-12-08T07:10:00Z">
        <w:r w:rsidR="009C083D">
          <w:rPr>
            <w:noProof/>
            <w:lang w:val="en-US"/>
          </w:rPr>
          <w:t>a</w:t>
        </w:r>
      </w:ins>
      <w:ins w:id="16" w:author="obled" w:date="2015-12-08T07:09:00Z">
        <w:r w:rsidR="009C083D">
          <w:rPr>
            <w:noProof/>
            <w:lang w:val="en-US"/>
          </w:rPr>
          <w:t xml:space="preserve">st will be proposed as a statistical </w:t>
        </w:r>
      </w:ins>
      <w:ins w:id="17" w:author="obled" w:date="2015-12-08T07:10:00Z">
        <w:r w:rsidR="009C083D">
          <w:rPr>
            <w:noProof/>
            <w:lang w:val="en-US"/>
          </w:rPr>
          <w:t xml:space="preserve">distribution based on the </w:t>
        </w:r>
      </w:ins>
      <w:ins w:id="18" w:author="obled" w:date="2015-12-08T07:11:00Z">
        <w:r w:rsidR="009C083D">
          <w:rPr>
            <w:noProof/>
            <w:lang w:val="en-US"/>
          </w:rPr>
          <w:t xml:space="preserve">values taken by the predictand in the </w:t>
        </w:r>
      </w:ins>
      <w:ins w:id="19" w:author="obled" w:date="2015-12-08T07:10:00Z">
        <w:r w:rsidR="009C083D">
          <w:rPr>
            <w:noProof/>
            <w:lang w:val="en-US"/>
          </w:rPr>
          <w:t>set of analogues selected</w:t>
        </w:r>
      </w:ins>
      <w:ins w:id="20" w:author="obled" w:date="2015-12-08T07:11:00Z">
        <w:r w:rsidR="009C083D">
          <w:rPr>
            <w:noProof/>
            <w:lang w:val="en-US"/>
          </w:rPr>
          <w:t xml:space="preserve">, unless one considers only the single best analogue, which may not prove the most efficient. </w:t>
        </w:r>
      </w:ins>
      <w:r w:rsidRPr="00D3493F">
        <w:rPr>
          <w:noProof/>
          <w:lang w:val="en-US"/>
        </w:rPr>
        <w:t>The processes involved range from large scale dynamical states of the atmosphere down to very small scale microphysical processes, requiring models that are extremely complex, data-demanding, and time consuming. Therefore, with an appropriate set of archives, one may bypass all these modeling aspects by obtaining the predictand values observed from past analogue situations.</w:t>
      </w:r>
    </w:p>
    <w:p w:rsidR="00A11BB9" w:rsidRPr="00D3493F" w:rsidRDefault="00A11BB9">
      <w:pPr>
        <w:tabs>
          <w:tab w:val="center" w:pos="4800"/>
          <w:tab w:val="right" w:pos="9500"/>
        </w:tabs>
        <w:ind w:firstLine="720"/>
        <w:jc w:val="both"/>
        <w:rPr>
          <w:rFonts w:ascii="Times New Roman" w:hAnsi="Times New Roman" w:cs="Times New Roman"/>
          <w:noProof/>
          <w:lang w:val="en-US"/>
        </w:rPr>
      </w:pPr>
      <w:r w:rsidRPr="00D3493F">
        <w:rPr>
          <w:noProof/>
          <w:lang w:val="en-US"/>
        </w:rPr>
        <w:t xml:space="preserve">The purpose of this paper is not to argue in favour or against this approach, which has proved to be used efficiently either in operational forecasting or more recently in climate studies, and which is capable of challenging more classical approaches based on meteorological modeling. In operational forecasting, it has been used mainly by practitioners, notably hydropower companies or flood forecasting services, while in climate studies, it is more and more used to downscale the results of global climate model simulation runs. In operational, it should however not be considered as a </w:t>
      </w:r>
      <w:del w:id="21" w:author="obled" w:date="2015-12-08T07:13:00Z">
        <w:r w:rsidRPr="00D3493F" w:rsidDel="009C083D">
          <w:rPr>
            <w:noProof/>
            <w:lang w:val="en-US"/>
          </w:rPr>
          <w:delText xml:space="preserve">substitution </w:delText>
        </w:r>
      </w:del>
      <w:ins w:id="22" w:author="obled" w:date="2015-12-08T07:13:00Z">
        <w:r w:rsidR="009C083D" w:rsidRPr="00D3493F">
          <w:rPr>
            <w:noProof/>
            <w:lang w:val="en-US"/>
          </w:rPr>
          <w:t>substitut</w:t>
        </w:r>
        <w:r w:rsidR="009C083D">
          <w:rPr>
            <w:noProof/>
            <w:lang w:val="en-US"/>
          </w:rPr>
          <w:t>e</w:t>
        </w:r>
        <w:r w:rsidR="009C083D" w:rsidRPr="00D3493F">
          <w:rPr>
            <w:noProof/>
            <w:lang w:val="en-US"/>
          </w:rPr>
          <w:t xml:space="preserve"> </w:t>
        </w:r>
      </w:ins>
      <w:r w:rsidRPr="00D3493F">
        <w:rPr>
          <w:noProof/>
          <w:lang w:val="en-US"/>
        </w:rPr>
        <w:t xml:space="preserve">for numerical weather prediction models, but as a complement in order to get a fast and </w:t>
      </w:r>
      <w:ins w:id="23" w:author="obled" w:date="2015-12-08T07:13:00Z">
        <w:r w:rsidR="009C083D">
          <w:rPr>
            <w:noProof/>
            <w:lang w:val="en-US"/>
          </w:rPr>
          <w:t xml:space="preserve">partly </w:t>
        </w:r>
      </w:ins>
      <w:r w:rsidRPr="00D3493F">
        <w:rPr>
          <w:noProof/>
          <w:lang w:val="en-US"/>
        </w:rPr>
        <w:t>independent forecast that is known to be accurate several days in advance. It therefore enriches the analysis of a potential critical situation for flood forecasting, for example, and is very interesting in early warning.</w:t>
      </w:r>
    </w:p>
    <w:p w:rsidR="00A11BB9" w:rsidRPr="00D3493F" w:rsidRDefault="00A11BB9">
      <w:pPr>
        <w:tabs>
          <w:tab w:val="center" w:pos="4800"/>
          <w:tab w:val="right" w:pos="9500"/>
        </w:tabs>
        <w:ind w:firstLine="720"/>
        <w:jc w:val="both"/>
        <w:rPr>
          <w:rFonts w:ascii="Times New Roman" w:hAnsi="Times New Roman" w:cs="Times New Roman"/>
          <w:noProof/>
          <w:lang w:val="en-US"/>
        </w:rPr>
      </w:pPr>
      <w:r w:rsidRPr="00D3493F">
        <w:rPr>
          <w:noProof/>
          <w:lang w:val="en-US"/>
        </w:rPr>
        <w:t xml:space="preserve">However, how efficient and useful it may seem, this approach is not straightforward. Usually the type of predictand is imposed by some practical needs or constraints. Considering a precipitation variable, one has to decide upon the duration of accumulation, (e.g. from 6-hourly to daily or several day totals) according for example to the size or response time of </w:t>
      </w:r>
      <w:del w:id="24" w:author="obled" w:date="2015-12-08T07:15:00Z">
        <w:r w:rsidRPr="00D3493F" w:rsidDel="009C083D">
          <w:rPr>
            <w:noProof/>
            <w:lang w:val="en-US"/>
          </w:rPr>
          <w:delText xml:space="preserve">a </w:delText>
        </w:r>
      </w:del>
      <w:r w:rsidRPr="00D3493F">
        <w:rPr>
          <w:noProof/>
          <w:lang w:val="en-US"/>
        </w:rPr>
        <w:t xml:space="preserve">the catchments to be managed. The availability and quality of </w:t>
      </w:r>
      <w:del w:id="25" w:author="obled" w:date="2015-12-08T07:15:00Z">
        <w:r w:rsidRPr="00D3493F" w:rsidDel="009C083D">
          <w:rPr>
            <w:noProof/>
            <w:lang w:val="en-US"/>
          </w:rPr>
          <w:delText xml:space="preserve">a </w:delText>
        </w:r>
      </w:del>
      <w:r w:rsidRPr="00D3493F">
        <w:rPr>
          <w:noProof/>
          <w:lang w:val="en-US"/>
        </w:rPr>
        <w:t xml:space="preserve">long enough time series must also be considered. Moreover, the analogy is restricted to a selection of variables </w:t>
      </w:r>
      <w:ins w:id="26" w:author="obled" w:date="2015-12-08T07:16:00Z">
        <w:r w:rsidR="009C083D">
          <w:rPr>
            <w:noProof/>
            <w:lang w:val="en-US"/>
          </w:rPr>
          <w:t>averaged over</w:t>
        </w:r>
      </w:ins>
      <w:del w:id="27" w:author="obled" w:date="2015-12-08T07:16:00Z">
        <w:r w:rsidRPr="00D3493F" w:rsidDel="009C083D">
          <w:rPr>
            <w:noProof/>
            <w:lang w:val="en-US"/>
          </w:rPr>
          <w:delText>at</w:delText>
        </w:r>
      </w:del>
      <w:r w:rsidRPr="00D3493F">
        <w:rPr>
          <w:noProof/>
          <w:lang w:val="en-US"/>
        </w:rPr>
        <w:t xml:space="preserve"> a specific time </w:t>
      </w:r>
      <w:ins w:id="28" w:author="obled" w:date="2015-12-08T07:16:00Z">
        <w:r w:rsidR="009C083D">
          <w:rPr>
            <w:noProof/>
            <w:lang w:val="en-US"/>
          </w:rPr>
          <w:t xml:space="preserve">window </w:t>
        </w:r>
      </w:ins>
      <w:r w:rsidRPr="00D3493F">
        <w:rPr>
          <w:noProof/>
          <w:lang w:val="en-US"/>
        </w:rPr>
        <w:t>and over optimized spatial domains, that are compared by means of a chosen criteria that can rank the candidate days from the archive with a distance quantification. The approach appears predictand-specific but also dependent on the archive of predictors.</w:t>
      </w:r>
    </w:p>
    <w:p w:rsidR="00A11BB9" w:rsidRPr="00D3493F" w:rsidRDefault="00A11BB9">
      <w:pPr>
        <w:tabs>
          <w:tab w:val="center" w:pos="4800"/>
          <w:tab w:val="right" w:pos="9500"/>
        </w:tabs>
        <w:ind w:firstLine="720"/>
        <w:jc w:val="both"/>
        <w:rPr>
          <w:rFonts w:ascii="Times New Roman" w:hAnsi="Times New Roman" w:cs="Times New Roman"/>
          <w:noProof/>
          <w:lang w:val="en-US"/>
        </w:rPr>
      </w:pPr>
      <w:r w:rsidRPr="00D3493F">
        <w:rPr>
          <w:noProof/>
          <w:lang w:val="en-US"/>
        </w:rPr>
        <w:t xml:space="preserve">The </w:t>
      </w:r>
      <w:ins w:id="29" w:author="obled" w:date="2015-12-08T07:17:00Z">
        <w:r w:rsidR="009C083D">
          <w:rPr>
            <w:noProof/>
            <w:lang w:val="en-US"/>
          </w:rPr>
          <w:t>Analog</w:t>
        </w:r>
        <w:r w:rsidR="00C547D5">
          <w:rPr>
            <w:noProof/>
            <w:lang w:val="en-US"/>
          </w:rPr>
          <w:t>ue</w:t>
        </w:r>
        <w:r w:rsidR="009C083D">
          <w:rPr>
            <w:noProof/>
            <w:lang w:val="en-US"/>
          </w:rPr>
          <w:t xml:space="preserve"> Method (</w:t>
        </w:r>
      </w:ins>
      <w:r w:rsidRPr="00D3493F">
        <w:rPr>
          <w:noProof/>
          <w:lang w:val="en-US"/>
        </w:rPr>
        <w:t>AM</w:t>
      </w:r>
      <w:ins w:id="30" w:author="obled" w:date="2015-12-08T07:17:00Z">
        <w:r w:rsidR="009C083D">
          <w:rPr>
            <w:noProof/>
            <w:lang w:val="en-US"/>
          </w:rPr>
          <w:t>)</w:t>
        </w:r>
      </w:ins>
      <w:r w:rsidRPr="00D3493F">
        <w:rPr>
          <w:noProof/>
          <w:lang w:val="en-US"/>
        </w:rPr>
        <w:t xml:space="preserve"> will first be presented along with various implementations (section 1), as the optimal version of the method may vary with the location of interest, and as all these can be processed with AtmoSwing. The software will then be presented (section 2), and its modules detailed, such as the Forecaster (section 3) and the Viewer (section 4) that are tools for operational use, and the Optimizer (section 5) that allows optimizing the method for a given predictand time series.</w:t>
      </w:r>
    </w:p>
    <w:p w:rsidR="00A11BB9" w:rsidRPr="00D3493F" w:rsidRDefault="00A11BB9">
      <w:pPr>
        <w:tabs>
          <w:tab w:val="center" w:pos="4800"/>
          <w:tab w:val="right" w:pos="9500"/>
        </w:tabs>
        <w:ind w:firstLine="720"/>
        <w:jc w:val="both"/>
        <w:rPr>
          <w:rFonts w:ascii="Times New Roman" w:hAnsi="Times New Roman" w:cs="Times New Roman"/>
          <w:noProof/>
          <w:lang w:val="en-US"/>
        </w:rPr>
      </w:pPr>
    </w:p>
    <w:p w:rsidR="00A11BB9" w:rsidRPr="00D3493F" w:rsidRDefault="00A11BB9">
      <w:pPr>
        <w:pStyle w:val="Titre2"/>
        <w:tabs>
          <w:tab w:val="center" w:pos="4800"/>
          <w:tab w:val="right" w:pos="9500"/>
        </w:tabs>
        <w:rPr>
          <w:lang w:val="en-US"/>
        </w:rPr>
      </w:pPr>
      <w:del w:id="31" w:author="obled" w:date="2015-12-08T07:30:00Z">
        <w:r w:rsidRPr="00D3493F" w:rsidDel="00B53207">
          <w:rPr>
            <w:lang w:val="en-US"/>
          </w:rPr>
          <w:delText xml:space="preserve">1  </w:delText>
        </w:r>
      </w:del>
      <w:bookmarkStart w:id="32" w:name="GrindEQpgref566560921"/>
      <w:bookmarkEnd w:id="32"/>
      <w:ins w:id="33" w:author="obled" w:date="2015-12-08T07:30:00Z">
        <w:r w:rsidR="00B53207">
          <w:rPr>
            <w:lang w:val="en-US"/>
          </w:rPr>
          <w:t>2</w:t>
        </w:r>
        <w:r w:rsidR="00B53207" w:rsidRPr="00D3493F">
          <w:rPr>
            <w:lang w:val="en-US"/>
          </w:rPr>
          <w:t xml:space="preserve">  </w:t>
        </w:r>
      </w:ins>
      <w:r w:rsidRPr="00D3493F">
        <w:rPr>
          <w:lang w:val="en-US"/>
        </w:rPr>
        <w:t>The analogue method</w:t>
      </w:r>
    </w:p>
    <w:p w:rsidR="00A11BB9" w:rsidRPr="00D3493F" w:rsidRDefault="00A11BB9">
      <w:pPr>
        <w:tabs>
          <w:tab w:val="center" w:pos="4800"/>
          <w:tab w:val="right" w:pos="9500"/>
        </w:tabs>
        <w:ind w:firstLine="720"/>
        <w:jc w:val="both"/>
        <w:rPr>
          <w:rFonts w:ascii="Times New Roman" w:hAnsi="Times New Roman" w:cs="Times New Roman"/>
          <w:noProof/>
          <w:lang w:val="en-US"/>
        </w:rPr>
      </w:pPr>
      <w:r w:rsidRPr="00D3493F">
        <w:rPr>
          <w:noProof/>
          <w:lang w:val="en-US"/>
        </w:rPr>
        <w:t xml:space="preserve"> </w:t>
      </w:r>
    </w:p>
    <w:p w:rsidR="00A11BB9" w:rsidRPr="00D3493F" w:rsidRDefault="00A11BB9">
      <w:pPr>
        <w:tabs>
          <w:tab w:val="center" w:pos="4800"/>
          <w:tab w:val="right" w:pos="9500"/>
        </w:tabs>
        <w:ind w:firstLine="720"/>
        <w:jc w:val="both"/>
        <w:rPr>
          <w:rFonts w:ascii="Times New Roman" w:hAnsi="Times New Roman" w:cs="Times New Roman"/>
          <w:noProof/>
          <w:lang w:val="en-US"/>
        </w:rPr>
      </w:pPr>
      <w:r w:rsidRPr="00D3493F">
        <w:rPr>
          <w:noProof/>
          <w:lang w:val="en-US"/>
        </w:rPr>
        <w:t xml:space="preserve">As AtmoSwing does not rely on </w:t>
      </w:r>
      <w:del w:id="34" w:author="obled" w:date="2015-12-08T07:17:00Z">
        <w:r w:rsidRPr="00D3493F" w:rsidDel="00C547D5">
          <w:rPr>
            <w:noProof/>
            <w:lang w:val="en-US"/>
          </w:rPr>
          <w:delText xml:space="preserve">one </w:delText>
        </w:r>
      </w:del>
      <w:ins w:id="35" w:author="obled" w:date="2015-12-08T07:17:00Z">
        <w:r w:rsidR="00C547D5">
          <w:rPr>
            <w:noProof/>
            <w:lang w:val="en-US"/>
          </w:rPr>
          <w:t>a single</w:t>
        </w:r>
        <w:r w:rsidR="00C547D5" w:rsidRPr="00D3493F">
          <w:rPr>
            <w:noProof/>
            <w:lang w:val="en-US"/>
          </w:rPr>
          <w:t xml:space="preserve"> </w:t>
        </w:r>
      </w:ins>
      <w:r w:rsidRPr="00D3493F">
        <w:rPr>
          <w:noProof/>
          <w:lang w:val="en-US"/>
        </w:rPr>
        <w:t xml:space="preserve">variant of </w:t>
      </w:r>
      <w:commentRangeStart w:id="36"/>
      <w:r w:rsidRPr="00D3493F">
        <w:rPr>
          <w:noProof/>
          <w:lang w:val="en-US"/>
        </w:rPr>
        <w:t xml:space="preserve">the analogue method </w:t>
      </w:r>
      <w:commentRangeEnd w:id="36"/>
      <w:r w:rsidR="00C547D5">
        <w:rPr>
          <w:rStyle w:val="Marquedecommentaire"/>
        </w:rPr>
        <w:commentReference w:id="36"/>
      </w:r>
      <w:r w:rsidRPr="00D3493F">
        <w:rPr>
          <w:noProof/>
          <w:lang w:val="en-US"/>
        </w:rPr>
        <w:t xml:space="preserve">(AM), but </w:t>
      </w:r>
      <w:r w:rsidRPr="00D3493F">
        <w:rPr>
          <w:noProof/>
          <w:lang w:val="en-US"/>
        </w:rPr>
        <w:lastRenderedPageBreak/>
        <w:t>can implement different parametrization</w:t>
      </w:r>
      <w:ins w:id="37" w:author="obled" w:date="2015-12-08T07:18:00Z">
        <w:r w:rsidR="00C547D5">
          <w:rPr>
            <w:noProof/>
            <w:lang w:val="en-US"/>
          </w:rPr>
          <w:t>s.</w:t>
        </w:r>
      </w:ins>
      <w:ins w:id="38" w:author="obled" w:date="2015-12-08T07:19:00Z">
        <w:r w:rsidR="00C547D5">
          <w:rPr>
            <w:noProof/>
            <w:lang w:val="en-US"/>
          </w:rPr>
          <w:t xml:space="preserve"> </w:t>
        </w:r>
      </w:ins>
      <w:del w:id="39" w:author="obled" w:date="2015-12-08T07:19:00Z">
        <w:r w:rsidRPr="00D3493F" w:rsidDel="00C547D5">
          <w:rPr>
            <w:noProof/>
            <w:lang w:val="en-US"/>
          </w:rPr>
          <w:delText>, s</w:delText>
        </w:r>
      </w:del>
      <w:ins w:id="40" w:author="obled" w:date="2015-12-08T07:19:00Z">
        <w:r w:rsidR="00C547D5">
          <w:rPr>
            <w:noProof/>
            <w:lang w:val="en-US"/>
          </w:rPr>
          <w:t>S</w:t>
        </w:r>
      </w:ins>
      <w:r w:rsidRPr="00D3493F">
        <w:rPr>
          <w:noProof/>
          <w:lang w:val="en-US"/>
        </w:rPr>
        <w:t>everal examples of possible implementations are gathered here, as well as the main evolution steps of the AM. This latter summarizes the improvements that were brought, as well as discontinued approaches that were found less relevant (such as the use of PCA on the predictors).</w:t>
      </w:r>
    </w:p>
    <w:p w:rsidR="00A11BB9" w:rsidRPr="00D3493F" w:rsidRDefault="00A11BB9">
      <w:pPr>
        <w:tabs>
          <w:tab w:val="center" w:pos="4800"/>
          <w:tab w:val="right" w:pos="9500"/>
        </w:tabs>
        <w:ind w:firstLine="720"/>
        <w:jc w:val="both"/>
        <w:rPr>
          <w:rFonts w:ascii="Times New Roman" w:hAnsi="Times New Roman" w:cs="Times New Roman"/>
          <w:noProof/>
          <w:lang w:val="en-US"/>
        </w:rPr>
      </w:pPr>
    </w:p>
    <w:p w:rsidR="00A11BB9" w:rsidRPr="00D3493F" w:rsidRDefault="00A11BB9">
      <w:pPr>
        <w:pStyle w:val="Titre3"/>
        <w:tabs>
          <w:tab w:val="center" w:pos="4800"/>
          <w:tab w:val="right" w:pos="9500"/>
        </w:tabs>
        <w:rPr>
          <w:lang w:val="en-US"/>
        </w:rPr>
      </w:pPr>
      <w:r w:rsidRPr="00D3493F">
        <w:rPr>
          <w:lang w:val="en-US"/>
        </w:rPr>
        <w:t xml:space="preserve">1.1  </w:t>
      </w:r>
      <w:bookmarkStart w:id="41" w:name="GrindEQpgref566560922"/>
      <w:bookmarkEnd w:id="41"/>
      <w:r w:rsidRPr="00D3493F">
        <w:rPr>
          <w:lang w:val="en-US"/>
        </w:rPr>
        <w:t>Principles</w:t>
      </w:r>
    </w:p>
    <w:p w:rsidR="00A11BB9" w:rsidRPr="00D3493F" w:rsidRDefault="00A11BB9">
      <w:pPr>
        <w:tabs>
          <w:tab w:val="center" w:pos="4800"/>
          <w:tab w:val="right" w:pos="9500"/>
        </w:tabs>
        <w:ind w:firstLine="720"/>
        <w:jc w:val="both"/>
        <w:rPr>
          <w:rFonts w:ascii="Times New Roman" w:hAnsi="Times New Roman" w:cs="Times New Roman"/>
          <w:noProof/>
          <w:lang w:val="en-US"/>
        </w:rPr>
      </w:pPr>
    </w:p>
    <w:p w:rsidR="00A11BB9" w:rsidRPr="00D3493F" w:rsidRDefault="00A11BB9">
      <w:pPr>
        <w:tabs>
          <w:tab w:val="center" w:pos="4800"/>
          <w:tab w:val="right" w:pos="9500"/>
        </w:tabs>
        <w:ind w:firstLine="720"/>
        <w:jc w:val="both"/>
        <w:rPr>
          <w:rFonts w:ascii="Times New Roman" w:hAnsi="Times New Roman" w:cs="Times New Roman"/>
          <w:noProof/>
          <w:lang w:val="en-US"/>
        </w:rPr>
      </w:pPr>
      <w:r w:rsidRPr="00D3493F">
        <w:rPr>
          <w:noProof/>
          <w:lang w:val="en-US"/>
        </w:rPr>
        <w:t>The AM is based on the principle that two similar synoptic situations may produce similar local effects [Lorenz(1956)]. The perfect analogy does not exist, but sufficiently similar situations leading to similar effects can be identified. Thus, two states of the atmosphere that are alike are called analogues [Lorenz(1969)]. To be relevant, this analogy must be selected by optimizing the following elements:</w:t>
      </w:r>
    </w:p>
    <w:p w:rsidR="00A11BB9" w:rsidRPr="00D3493F" w:rsidRDefault="00A11BB9">
      <w:pPr>
        <w:tabs>
          <w:tab w:val="center" w:pos="4800"/>
          <w:tab w:val="right" w:pos="9500"/>
        </w:tabs>
        <w:ind w:firstLine="720"/>
        <w:jc w:val="both"/>
        <w:rPr>
          <w:rFonts w:ascii="Times New Roman" w:hAnsi="Times New Roman" w:cs="Times New Roman"/>
          <w:noProof/>
          <w:lang w:val="en-US"/>
        </w:rPr>
      </w:pPr>
      <w:r w:rsidRPr="00D3493F">
        <w:rPr>
          <w:noProof/>
          <w:lang w:val="en-US"/>
        </w:rPr>
        <w:t xml:space="preserve"> </w:t>
      </w:r>
    </w:p>
    <w:p w:rsidR="00A11BB9" w:rsidRPr="00D3493F" w:rsidRDefault="00A11BB9">
      <w:pPr>
        <w:tabs>
          <w:tab w:val="center" w:pos="4800"/>
          <w:tab w:val="right" w:pos="9500"/>
        </w:tabs>
        <w:ind w:firstLine="720"/>
        <w:rPr>
          <w:rFonts w:ascii="Times New Roman" w:hAnsi="Times New Roman" w:cs="Times New Roman"/>
          <w:noProof/>
          <w:lang w:val="en-US"/>
        </w:rPr>
      </w:pPr>
      <w:r w:rsidRPr="00D3493F">
        <w:rPr>
          <w:noProof/>
          <w:lang w:val="en-US"/>
        </w:rPr>
        <w:t xml:space="preserve">    • The analogy variable (the predictor) must contain synoptic information having indirect dependency with the local weather and the target predictand (often the precipitation). </w:t>
      </w:r>
    </w:p>
    <w:p w:rsidR="00A11BB9" w:rsidRPr="00D3493F" w:rsidRDefault="00A11BB9">
      <w:pPr>
        <w:tabs>
          <w:tab w:val="center" w:pos="4800"/>
          <w:tab w:val="right" w:pos="9500"/>
        </w:tabs>
        <w:ind w:firstLine="720"/>
        <w:rPr>
          <w:rFonts w:ascii="Times New Roman" w:hAnsi="Times New Roman" w:cs="Times New Roman"/>
          <w:noProof/>
          <w:lang w:val="en-US"/>
        </w:rPr>
      </w:pPr>
      <w:r w:rsidRPr="00D3493F">
        <w:rPr>
          <w:noProof/>
          <w:lang w:val="en-US"/>
        </w:rPr>
        <w:t xml:space="preserve">    • The spatial window is the domain on which the analogy variable is considered. The ideal size of this area is </w:t>
      </w:r>
      <w:ins w:id="42" w:author="obled" w:date="2015-12-08T07:19:00Z">
        <w:r w:rsidR="00C547D5">
          <w:rPr>
            <w:noProof/>
            <w:lang w:val="en-US"/>
          </w:rPr>
          <w:t xml:space="preserve">the </w:t>
        </w:r>
      </w:ins>
      <w:r w:rsidRPr="00D3493F">
        <w:rPr>
          <w:noProof/>
          <w:lang w:val="en-US"/>
        </w:rPr>
        <w:t xml:space="preserve">one that maximizes useful information. </w:t>
      </w:r>
    </w:p>
    <w:p w:rsidR="00A11BB9" w:rsidRPr="00D3493F" w:rsidRDefault="00A11BB9">
      <w:pPr>
        <w:tabs>
          <w:tab w:val="center" w:pos="4800"/>
          <w:tab w:val="right" w:pos="9500"/>
        </w:tabs>
        <w:ind w:firstLine="720"/>
        <w:rPr>
          <w:rFonts w:ascii="Times New Roman" w:hAnsi="Times New Roman" w:cs="Times New Roman"/>
          <w:noProof/>
          <w:lang w:val="en-US"/>
        </w:rPr>
      </w:pPr>
      <w:r w:rsidRPr="00D3493F">
        <w:rPr>
          <w:noProof/>
          <w:lang w:val="en-US"/>
        </w:rPr>
        <w:t xml:space="preserve">    • The temporal window is the hour</w:t>
      </w:r>
      <w:ins w:id="43" w:author="obled" w:date="2015-12-08T07:20:00Z">
        <w:r w:rsidR="00C547D5">
          <w:rPr>
            <w:noProof/>
            <w:lang w:val="en-US"/>
          </w:rPr>
          <w:t>, or a set of different hours</w:t>
        </w:r>
      </w:ins>
      <w:r w:rsidRPr="00D3493F">
        <w:rPr>
          <w:noProof/>
          <w:lang w:val="en-US"/>
        </w:rPr>
        <w:t xml:space="preserve"> </w:t>
      </w:r>
      <w:del w:id="44" w:author="obled" w:date="2015-12-08T07:20:00Z">
        <w:r w:rsidRPr="00D3493F" w:rsidDel="00C547D5">
          <w:rPr>
            <w:noProof/>
            <w:lang w:val="en-US"/>
          </w:rPr>
          <w:delText xml:space="preserve">of </w:delText>
        </w:r>
      </w:del>
      <w:ins w:id="45" w:author="obled" w:date="2015-12-08T07:20:00Z">
        <w:r w:rsidR="00C547D5">
          <w:rPr>
            <w:noProof/>
            <w:lang w:val="en-US"/>
          </w:rPr>
          <w:t>in the</w:t>
        </w:r>
        <w:r w:rsidR="00C547D5" w:rsidRPr="00D3493F">
          <w:rPr>
            <w:noProof/>
            <w:lang w:val="en-US"/>
          </w:rPr>
          <w:t xml:space="preserve"> </w:t>
        </w:r>
      </w:ins>
      <w:r w:rsidRPr="00D3493F">
        <w:rPr>
          <w:noProof/>
          <w:lang w:val="en-US"/>
        </w:rPr>
        <w:t xml:space="preserve">day at which the analogy variable </w:t>
      </w:r>
      <w:del w:id="46" w:author="obled" w:date="2015-12-08T07:21:00Z">
        <w:r w:rsidRPr="00D3493F" w:rsidDel="00C547D5">
          <w:rPr>
            <w:noProof/>
            <w:lang w:val="en-US"/>
          </w:rPr>
          <w:delText xml:space="preserve">is </w:delText>
        </w:r>
      </w:del>
      <w:ins w:id="47" w:author="obled" w:date="2015-12-08T07:21:00Z">
        <w:r w:rsidR="00C547D5">
          <w:rPr>
            <w:noProof/>
            <w:lang w:val="en-US"/>
          </w:rPr>
          <w:t>are</w:t>
        </w:r>
        <w:r w:rsidR="00C547D5" w:rsidRPr="00D3493F">
          <w:rPr>
            <w:noProof/>
            <w:lang w:val="en-US"/>
          </w:rPr>
          <w:t xml:space="preserve"> </w:t>
        </w:r>
      </w:ins>
      <w:r w:rsidRPr="00D3493F">
        <w:rPr>
          <w:noProof/>
          <w:lang w:val="en-US"/>
        </w:rPr>
        <w:t xml:space="preserve">considered. </w:t>
      </w:r>
    </w:p>
    <w:p w:rsidR="00A11BB9" w:rsidRPr="00D3493F" w:rsidRDefault="00A11BB9">
      <w:pPr>
        <w:tabs>
          <w:tab w:val="center" w:pos="4800"/>
          <w:tab w:val="right" w:pos="9500"/>
        </w:tabs>
        <w:ind w:firstLine="720"/>
        <w:rPr>
          <w:rFonts w:ascii="Times New Roman" w:hAnsi="Times New Roman" w:cs="Times New Roman"/>
          <w:noProof/>
          <w:lang w:val="en-US"/>
        </w:rPr>
      </w:pPr>
      <w:r w:rsidRPr="00D3493F">
        <w:rPr>
          <w:noProof/>
          <w:lang w:val="en-US"/>
        </w:rPr>
        <w:t xml:space="preserve">    • The preselection, which is often a period of the year in which similar situations are being sought. Thus, only situations with a similar distribution of solar energy are compared [Lorenz</w:t>
      </w:r>
      <w:ins w:id="48" w:author="obled" w:date="2015-12-08T07:21:00Z">
        <w:r w:rsidR="00C547D5">
          <w:rPr>
            <w:noProof/>
            <w:lang w:val="en-US"/>
          </w:rPr>
          <w:t xml:space="preserve"> </w:t>
        </w:r>
      </w:ins>
      <w:r w:rsidRPr="00D3493F">
        <w:rPr>
          <w:noProof/>
          <w:lang w:val="en-US"/>
        </w:rPr>
        <w:t xml:space="preserve">(1969)]. </w:t>
      </w:r>
    </w:p>
    <w:p w:rsidR="00A11BB9" w:rsidRPr="00D3493F" w:rsidRDefault="00A11BB9">
      <w:pPr>
        <w:tabs>
          <w:tab w:val="center" w:pos="4800"/>
          <w:tab w:val="right" w:pos="9500"/>
        </w:tabs>
        <w:ind w:firstLine="720"/>
        <w:rPr>
          <w:rFonts w:ascii="Times New Roman" w:hAnsi="Times New Roman" w:cs="Times New Roman"/>
          <w:noProof/>
          <w:lang w:val="en-US"/>
        </w:rPr>
      </w:pPr>
      <w:r w:rsidRPr="00D3493F">
        <w:rPr>
          <w:noProof/>
          <w:lang w:val="en-US"/>
        </w:rPr>
        <w:t xml:space="preserve">    • The analogy criterion, needed to compare the variables on the chosen spatial and temporal windows, is a score used for ranking past situations according to their degree of similarity with the target situation. </w:t>
      </w:r>
    </w:p>
    <w:p w:rsidR="00A11BB9" w:rsidRPr="00D3493F" w:rsidRDefault="00A11BB9">
      <w:pPr>
        <w:tabs>
          <w:tab w:val="center" w:pos="4800"/>
          <w:tab w:val="right" w:pos="9500"/>
        </w:tabs>
        <w:ind w:firstLine="720"/>
        <w:rPr>
          <w:rFonts w:ascii="Times New Roman" w:hAnsi="Times New Roman" w:cs="Times New Roman"/>
          <w:noProof/>
          <w:lang w:val="en-US"/>
        </w:rPr>
      </w:pPr>
      <w:r w:rsidRPr="00D3493F">
        <w:rPr>
          <w:noProof/>
          <w:lang w:val="en-US"/>
        </w:rPr>
        <w:t xml:space="preserve">    • The ideal number of analogue situations is the best compromise in order to take into account local variability and to maximize useful synoptic information [Bontron(2004)]. </w:t>
      </w:r>
    </w:p>
    <w:p w:rsidR="00A11BB9" w:rsidRPr="00D3493F" w:rsidRDefault="00A11BB9">
      <w:pPr>
        <w:tabs>
          <w:tab w:val="center" w:pos="4800"/>
          <w:tab w:val="right" w:pos="9500"/>
        </w:tabs>
        <w:ind w:firstLine="720"/>
        <w:jc w:val="both"/>
        <w:rPr>
          <w:rFonts w:ascii="Times New Roman" w:hAnsi="Times New Roman" w:cs="Times New Roman"/>
          <w:noProof/>
          <w:lang w:val="en-US"/>
        </w:rPr>
      </w:pPr>
    </w:p>
    <w:p w:rsidR="00A11BB9" w:rsidRPr="00D3493F" w:rsidRDefault="00A11BB9">
      <w:pPr>
        <w:tabs>
          <w:tab w:val="center" w:pos="4800"/>
          <w:tab w:val="right" w:pos="9500"/>
        </w:tabs>
        <w:ind w:firstLine="720"/>
        <w:jc w:val="both"/>
        <w:rPr>
          <w:rFonts w:ascii="Times New Roman" w:hAnsi="Times New Roman" w:cs="Times New Roman"/>
          <w:noProof/>
          <w:lang w:val="en-US"/>
        </w:rPr>
      </w:pPr>
      <w:r w:rsidRPr="00D3493F">
        <w:rPr>
          <w:noProof/>
          <w:lang w:val="en-US"/>
        </w:rPr>
        <w:t>Because of the chaotic nature of the atmosphere, two analogue situations quickly diverge over time [Lorenz(1969)]. Thus, the AM has strong limitations regarding the temporal extrapolation [Bontron(2004)]. Numerical models being more capable of simulating the dynamic evolution of the atmosphere, the temporal extrapolation of the synoptic variables is left to them. The search for analogy aims thus at connecting the forecasted synoptic situation with a local predictand (temperature, precipitation ...), which is more difficult to simulate by numerical models.</w:t>
      </w:r>
    </w:p>
    <w:p w:rsidR="00A11BB9" w:rsidRPr="00D3493F" w:rsidRDefault="00A11BB9">
      <w:pPr>
        <w:tabs>
          <w:tab w:val="center" w:pos="4800"/>
          <w:tab w:val="right" w:pos="9500"/>
        </w:tabs>
        <w:ind w:firstLine="720"/>
        <w:jc w:val="both"/>
        <w:rPr>
          <w:rFonts w:ascii="Times New Roman" w:hAnsi="Times New Roman" w:cs="Times New Roman"/>
          <w:noProof/>
          <w:lang w:val="en-US"/>
        </w:rPr>
      </w:pPr>
      <w:r w:rsidRPr="00D3493F">
        <w:rPr>
          <w:noProof/>
          <w:lang w:val="en-US"/>
        </w:rPr>
        <w:t>The AM is being used for many years at EDF (Électricité de France), to build precipitation and temperature scenarios [Desaint et~al.(2008)Desaint, Nogues, Perret, and Gar]. It is also operational at the Compagnie Nationale du Rhône (CNR, France) and some flood forecasting services (SPC) in France and Switzerland [Marty(2010), Garc_a Hern dez et~al.(2009)Garc_a Hern dez, Horton, Tobin, and Boillat, Horton et~al.(2012)Horton, Jaboyedoff, Metzger, Obled, and Marty].</w:t>
      </w:r>
    </w:p>
    <w:p w:rsidR="00A11BB9" w:rsidRPr="00D3493F" w:rsidRDefault="00A11BB9">
      <w:pPr>
        <w:tabs>
          <w:tab w:val="center" w:pos="4800"/>
          <w:tab w:val="right" w:pos="9500"/>
        </w:tabs>
        <w:ind w:firstLine="720"/>
        <w:jc w:val="both"/>
        <w:rPr>
          <w:rFonts w:ascii="Times New Roman" w:hAnsi="Times New Roman" w:cs="Times New Roman"/>
          <w:noProof/>
          <w:lang w:val="en-US"/>
        </w:rPr>
      </w:pPr>
    </w:p>
    <w:p w:rsidR="00A11BB9" w:rsidRPr="00D3493F" w:rsidRDefault="00A11BB9">
      <w:pPr>
        <w:pStyle w:val="Titre3"/>
        <w:tabs>
          <w:tab w:val="center" w:pos="4800"/>
          <w:tab w:val="right" w:pos="9500"/>
        </w:tabs>
        <w:rPr>
          <w:lang w:val="en-US"/>
        </w:rPr>
      </w:pPr>
      <w:r w:rsidRPr="00D3493F">
        <w:rPr>
          <w:lang w:val="en-US"/>
        </w:rPr>
        <w:t xml:space="preserve">1.2  </w:t>
      </w:r>
      <w:bookmarkStart w:id="49" w:name="GrindEQpgref566560923"/>
      <w:bookmarkEnd w:id="49"/>
      <w:r w:rsidRPr="00D3493F">
        <w:rPr>
          <w:lang w:val="en-US"/>
        </w:rPr>
        <w:t>Data</w:t>
      </w:r>
    </w:p>
    <w:p w:rsidR="00A11BB9" w:rsidRPr="00D3493F" w:rsidRDefault="00A11BB9">
      <w:pPr>
        <w:tabs>
          <w:tab w:val="center" w:pos="4800"/>
          <w:tab w:val="right" w:pos="9500"/>
        </w:tabs>
        <w:ind w:firstLine="720"/>
        <w:jc w:val="both"/>
        <w:rPr>
          <w:rFonts w:ascii="Times New Roman" w:hAnsi="Times New Roman" w:cs="Times New Roman"/>
          <w:noProof/>
          <w:lang w:val="en-US"/>
        </w:rPr>
      </w:pPr>
      <w:r w:rsidRPr="00D3493F">
        <w:rPr>
          <w:noProof/>
          <w:lang w:val="en-US"/>
        </w:rPr>
        <w:t xml:space="preserve"> </w:t>
      </w:r>
    </w:p>
    <w:p w:rsidR="00A11BB9" w:rsidRPr="00D3493F" w:rsidRDefault="00A11BB9">
      <w:pPr>
        <w:tabs>
          <w:tab w:val="center" w:pos="4800"/>
          <w:tab w:val="right" w:pos="9500"/>
        </w:tabs>
        <w:ind w:firstLine="720"/>
        <w:jc w:val="both"/>
        <w:rPr>
          <w:rFonts w:ascii="Times New Roman" w:hAnsi="Times New Roman" w:cs="Times New Roman"/>
          <w:noProof/>
          <w:lang w:val="en-US"/>
        </w:rPr>
      </w:pPr>
      <w:r w:rsidRPr="00D3493F">
        <w:rPr>
          <w:noProof/>
          <w:lang w:val="en-US"/>
        </w:rPr>
        <w:lastRenderedPageBreak/>
        <w:t>The AM relies on two types of data: predictors, that are atmospheric variables describing the state of the atmosphere at a synoptic scale, and the predictand, which is the local weather time series one wants to forecast.</w:t>
      </w:r>
    </w:p>
    <w:p w:rsidR="00A11BB9" w:rsidRPr="00D3493F" w:rsidRDefault="00A11BB9">
      <w:pPr>
        <w:tabs>
          <w:tab w:val="center" w:pos="4800"/>
          <w:tab w:val="right" w:pos="9500"/>
        </w:tabs>
        <w:ind w:firstLine="720"/>
        <w:jc w:val="both"/>
        <w:rPr>
          <w:rFonts w:ascii="Times New Roman" w:hAnsi="Times New Roman" w:cs="Times New Roman"/>
          <w:noProof/>
          <w:lang w:val="en-US"/>
        </w:rPr>
      </w:pPr>
      <w:r w:rsidRPr="00D3493F">
        <w:rPr>
          <w:noProof/>
          <w:lang w:val="en-US"/>
        </w:rPr>
        <w:t>Predictors are generally reanalysis datasets (as archive) and outputs of a global numerical weather prediction models for the target situation in operational forecasting. Reanalysis datasets, such as the NCEP/NCAR reanalysis I [?, 6-hourly, 17 pressure levels at a resolution of 2.5, see]]Kalnay1996, the NCEP/DOE reanalysis II [Kanamitsu et~al.(2002)Kanamitsu, Ebisuzaki, Woollen, Yang, Hnilo, Fiorino, and Potter], ERA-40 [Uppala et~al.(2005)Uppala, Kallberg, Simmons, Andrae, Da Costa Bechtold, Fiorino, Gibson, Haseler, Hernandez, Kelly, Li, Onogi, Saarinen, Sokka, Allan, Andersson, Arpe, Balmaseda, Beljaars, Van De Berg, Bidlot, Bormann, Caires, Chevallier, Dethof, Dragosavac, Fisher, Fuentes, Hagemann, H_m, Hoskins, Isaksen, Janssen, Jenne, Mcnally, Mahfouf, Morcrette, Rayner, Saunders, Simon, Sterl, Trenberth, Untch, Vasiljevic, Viterbo, and Woollen] are often used and can be input</w:t>
      </w:r>
      <w:del w:id="50" w:author="obled" w:date="2015-12-08T07:22:00Z">
        <w:r w:rsidRPr="00D3493F" w:rsidDel="00C547D5">
          <w:rPr>
            <w:noProof/>
            <w:lang w:val="en-US"/>
          </w:rPr>
          <w:delText>ed</w:delText>
        </w:r>
      </w:del>
      <w:r w:rsidRPr="00D3493F">
        <w:rPr>
          <w:noProof/>
          <w:lang w:val="en-US"/>
        </w:rPr>
        <w:t xml:space="preserve"> in AtmoSwing. Other observed predictors can also be used, such as Sea Surface Temperature [?, SST,]]Reynolds2007. The predictors describing the target situation in operational forecasting can, for example, result from GFS [?, Global Forecast System,]]Kanamitsu1991,Kanamitsu1989, which is operated by NCEP and NOAA.</w:t>
      </w:r>
    </w:p>
    <w:p w:rsidR="00A11BB9" w:rsidRPr="00D3493F" w:rsidRDefault="00A11BB9">
      <w:pPr>
        <w:tabs>
          <w:tab w:val="center" w:pos="4800"/>
          <w:tab w:val="right" w:pos="9500"/>
        </w:tabs>
        <w:ind w:firstLine="720"/>
        <w:jc w:val="both"/>
        <w:rPr>
          <w:rFonts w:ascii="Times New Roman" w:hAnsi="Times New Roman" w:cs="Times New Roman"/>
          <w:noProof/>
          <w:lang w:val="en-US"/>
        </w:rPr>
      </w:pPr>
      <w:r w:rsidRPr="00D3493F">
        <w:rPr>
          <w:noProof/>
          <w:lang w:val="en-US"/>
        </w:rPr>
        <w:t xml:space="preserve">[Bontron(2004)] </w:t>
      </w:r>
      <w:del w:id="51" w:author="obled" w:date="2015-12-08T07:23:00Z">
        <w:r w:rsidRPr="00D3493F" w:rsidDel="00C547D5">
          <w:rPr>
            <w:noProof/>
            <w:lang w:val="en-US"/>
          </w:rPr>
          <w:delText xml:space="preserve">determined </w:delText>
        </w:r>
      </w:del>
      <w:ins w:id="52" w:author="obled" w:date="2015-12-08T07:23:00Z">
        <w:r w:rsidR="00C547D5">
          <w:rPr>
            <w:noProof/>
            <w:lang w:val="en-US"/>
          </w:rPr>
          <w:t>proposed</w:t>
        </w:r>
        <w:r w:rsidR="00C547D5" w:rsidRPr="00D3493F">
          <w:rPr>
            <w:noProof/>
            <w:lang w:val="en-US"/>
          </w:rPr>
          <w:t xml:space="preserve"> </w:t>
        </w:r>
      </w:ins>
      <w:r w:rsidRPr="00D3493F">
        <w:rPr>
          <w:noProof/>
          <w:lang w:val="en-US"/>
        </w:rPr>
        <w:t xml:space="preserve">that the </w:t>
      </w:r>
      <w:ins w:id="53" w:author="obled" w:date="2015-12-08T07:23:00Z">
        <w:r w:rsidR="00C547D5">
          <w:rPr>
            <w:noProof/>
            <w:lang w:val="en-US"/>
          </w:rPr>
          <w:t xml:space="preserve">minimum </w:t>
        </w:r>
      </w:ins>
      <w:r w:rsidRPr="00D3493F">
        <w:rPr>
          <w:noProof/>
          <w:lang w:val="en-US"/>
        </w:rPr>
        <w:t xml:space="preserve">length of the archive should be 30 years to forecast usual situations, and 40 years </w:t>
      </w:r>
      <w:ins w:id="54" w:author="obled" w:date="2015-12-08T07:23:00Z">
        <w:r w:rsidR="00C547D5">
          <w:rPr>
            <w:noProof/>
            <w:lang w:val="en-US"/>
          </w:rPr>
          <w:t xml:space="preserve">or more </w:t>
        </w:r>
      </w:ins>
      <w:r w:rsidRPr="00D3493F">
        <w:rPr>
          <w:noProof/>
          <w:lang w:val="en-US"/>
        </w:rPr>
        <w:t>for intense events. He also highlighted the dependency between the optimal number of analogues and the archive size: the shorter the archive, the lower the number of analogues. By varying the resolution of the predictors grids, he concluded that the performance increase is not significant for the analogy of atmospheric circulation below a resolution of 5. However, it seems more important for the second level of analogy on moisture, which are more local variables. [Ben Daoud(2010)] assessed the European reanalysis ERA-40 [Uppala et~al.(2005)Uppala, Kallberg, Simmons, Andrae, Da Costa Bechtold, Fiorino, Gibson, Haseler, Hernandez, Kelly, Li, Onogi, Saarinen, Sokka, Allan, Andersson, Arpe, Balmaseda, Beljaars, Van De Berg, Bidlot, Bormann, Caires, Chevallier, Dethof, Dragosavac, Fisher, Fuentes, Hagemann, H_m, Hoskins, Isaksen, Janssen, Jenne, Mcnally, Mahfouf, Morcrette, Rayner, Saunders, Simon, Sterl, Trenberth, Untch, Vasiljevic, Viterbo, and Woollen] with a resolution of 1.125. He identified a slight performance improvement, but not substantial enough to really justify an archive change [Ben Daoud et~al.(2008)Ben Daoud, Sauquet, Lang, Obled, and Bontron].</w:t>
      </w:r>
    </w:p>
    <w:p w:rsidR="00A11BB9" w:rsidRPr="00D3493F" w:rsidRDefault="00A11BB9">
      <w:pPr>
        <w:tabs>
          <w:tab w:val="center" w:pos="4800"/>
          <w:tab w:val="right" w:pos="9500"/>
        </w:tabs>
        <w:ind w:firstLine="720"/>
        <w:jc w:val="both"/>
        <w:rPr>
          <w:rFonts w:ascii="Times New Roman" w:hAnsi="Times New Roman" w:cs="Times New Roman"/>
          <w:noProof/>
          <w:lang w:val="en-US"/>
        </w:rPr>
      </w:pPr>
      <w:r w:rsidRPr="00D3493F">
        <w:rPr>
          <w:noProof/>
          <w:lang w:val="en-US"/>
        </w:rPr>
        <w:t xml:space="preserve">The predictand is the local meteorological variable of interest. It can be 6-houry data, or more often daily time series, but has to be consistent with the time step of the predictors. The most used predictand is the daily precipitation, usually averaged over subregions in order to smooth local effects [Obled et~al.(2002)Obled, Bontron, and Gar, Marty et~al.(2012)Marty, Zin, Obled, Bontron, and Djerboua]. These time series are frequently normalized by the precipitation value for a return period of 10 years [Djerboua(2001)]. This normalization allows for an easier comparison between subregions subject to different precipitation regimes, and thus to better identify the most important contributions. Most users also apply a root square to this last ratio in order to reduce the weight of the extreme predictand values, but we generally don't, in order to </w:t>
      </w:r>
      <w:del w:id="55" w:author="obled" w:date="2015-12-08T07:24:00Z">
        <w:r w:rsidRPr="00D3493F" w:rsidDel="00C547D5">
          <w:rPr>
            <w:noProof/>
            <w:lang w:val="en-US"/>
          </w:rPr>
          <w:delText>let to</w:delText>
        </w:r>
      </w:del>
      <w:ins w:id="56" w:author="obled" w:date="2015-12-08T07:24:00Z">
        <w:r w:rsidR="00C547D5">
          <w:rPr>
            <w:noProof/>
            <w:lang w:val="en-US"/>
          </w:rPr>
          <w:t>give</w:t>
        </w:r>
      </w:ins>
      <w:r w:rsidRPr="00D3493F">
        <w:rPr>
          <w:noProof/>
          <w:lang w:val="en-US"/>
        </w:rPr>
        <w:t xml:space="preserve"> extremes a certain </w:t>
      </w:r>
      <w:del w:id="57" w:author="obled" w:date="2015-12-08T07:24:00Z">
        <w:r w:rsidRPr="00D3493F" w:rsidDel="00C547D5">
          <w:rPr>
            <w:noProof/>
            <w:lang w:val="en-US"/>
          </w:rPr>
          <w:delText>importance</w:delText>
        </w:r>
      </w:del>
      <w:ins w:id="58" w:author="obled" w:date="2015-12-08T07:24:00Z">
        <w:r w:rsidR="00C547D5">
          <w:rPr>
            <w:noProof/>
            <w:lang w:val="en-US"/>
          </w:rPr>
          <w:t>weighting</w:t>
        </w:r>
      </w:ins>
      <w:r w:rsidRPr="00D3493F">
        <w:rPr>
          <w:noProof/>
          <w:lang w:val="en-US"/>
        </w:rPr>
        <w:t>.</w:t>
      </w:r>
    </w:p>
    <w:p w:rsidR="00A11BB9" w:rsidRPr="00D3493F" w:rsidRDefault="00A11BB9">
      <w:pPr>
        <w:tabs>
          <w:tab w:val="center" w:pos="4800"/>
          <w:tab w:val="right" w:pos="9500"/>
        </w:tabs>
        <w:ind w:firstLine="720"/>
        <w:jc w:val="both"/>
        <w:rPr>
          <w:rFonts w:ascii="Times New Roman" w:hAnsi="Times New Roman" w:cs="Times New Roman"/>
          <w:noProof/>
          <w:lang w:val="en-US"/>
        </w:rPr>
      </w:pPr>
    </w:p>
    <w:p w:rsidR="00A11BB9" w:rsidRPr="00D3493F" w:rsidRDefault="00A11BB9">
      <w:pPr>
        <w:pStyle w:val="Titre3"/>
        <w:tabs>
          <w:tab w:val="center" w:pos="4800"/>
          <w:tab w:val="right" w:pos="9500"/>
        </w:tabs>
        <w:rPr>
          <w:lang w:val="en-US"/>
        </w:rPr>
      </w:pPr>
      <w:r w:rsidRPr="00D3493F">
        <w:rPr>
          <w:lang w:val="en-US"/>
        </w:rPr>
        <w:t xml:space="preserve">1.3  </w:t>
      </w:r>
      <w:bookmarkStart w:id="59" w:name="GrindEQpgref566560924"/>
      <w:bookmarkEnd w:id="59"/>
      <w:r w:rsidRPr="00D3493F">
        <w:rPr>
          <w:lang w:val="en-US"/>
        </w:rPr>
        <w:t>Present structure</w:t>
      </w:r>
    </w:p>
    <w:p w:rsidR="00A11BB9" w:rsidRPr="00D3493F" w:rsidRDefault="00A11BB9">
      <w:pPr>
        <w:tabs>
          <w:tab w:val="center" w:pos="4800"/>
          <w:tab w:val="right" w:pos="9500"/>
        </w:tabs>
        <w:ind w:firstLine="720"/>
        <w:jc w:val="both"/>
        <w:rPr>
          <w:rFonts w:ascii="Times New Roman" w:hAnsi="Times New Roman" w:cs="Times New Roman"/>
          <w:noProof/>
          <w:lang w:val="en-US"/>
        </w:rPr>
      </w:pPr>
    </w:p>
    <w:p w:rsidR="00A11BB9" w:rsidRPr="00D3493F" w:rsidRDefault="00A11BB9">
      <w:pPr>
        <w:tabs>
          <w:tab w:val="center" w:pos="4800"/>
          <w:tab w:val="right" w:pos="9500"/>
        </w:tabs>
        <w:ind w:firstLine="720"/>
        <w:jc w:val="both"/>
        <w:rPr>
          <w:rFonts w:ascii="Times New Roman" w:hAnsi="Times New Roman" w:cs="Times New Roman"/>
          <w:noProof/>
          <w:lang w:val="en-US"/>
        </w:rPr>
      </w:pPr>
      <w:r w:rsidRPr="00D3493F">
        <w:rPr>
          <w:noProof/>
          <w:lang w:val="en-US"/>
        </w:rPr>
        <w:t>Although multiple variations of the AM exist, they generally share the same basics and the same structure. For example, let's say we want here to forecast the daily precipitation (the predictand) for a target day (at a defined lead time) and have long archives of both the predictand and predictor variables. The generic structure, illustrated for precipitation forecasting, is the following:</w:t>
      </w:r>
    </w:p>
    <w:p w:rsidR="00A11BB9" w:rsidRPr="00D3493F" w:rsidRDefault="00A11BB9">
      <w:pPr>
        <w:tabs>
          <w:tab w:val="center" w:pos="4800"/>
          <w:tab w:val="right" w:pos="9500"/>
        </w:tabs>
        <w:ind w:firstLine="720"/>
        <w:jc w:val="both"/>
        <w:rPr>
          <w:rFonts w:ascii="Times New Roman" w:hAnsi="Times New Roman" w:cs="Times New Roman"/>
          <w:noProof/>
          <w:lang w:val="en-US"/>
        </w:rPr>
      </w:pPr>
      <w:r w:rsidRPr="00D3493F">
        <w:rPr>
          <w:noProof/>
          <w:lang w:val="en-US"/>
        </w:rPr>
        <w:t xml:space="preserve"> </w:t>
      </w:r>
    </w:p>
    <w:p w:rsidR="00A11BB9" w:rsidRPr="00D3493F" w:rsidRDefault="00A11BB9">
      <w:pPr>
        <w:tabs>
          <w:tab w:val="center" w:pos="4800"/>
          <w:tab w:val="right" w:pos="9500"/>
        </w:tabs>
        <w:ind w:firstLine="720"/>
        <w:rPr>
          <w:rFonts w:ascii="Times New Roman" w:hAnsi="Times New Roman" w:cs="Times New Roman"/>
          <w:noProof/>
          <w:lang w:val="en-US"/>
        </w:rPr>
      </w:pPr>
      <w:r w:rsidRPr="00D3493F">
        <w:rPr>
          <w:noProof/>
          <w:lang w:val="en-US"/>
        </w:rPr>
        <w:t xml:space="preserve">    1.  Preselection: to cope with seasonal effects, candidate dates are extracted from the archive within a period of four months centered around the target date, for every year of the archive. Alternatively, the candidate dates can be selected based on similar air temperature [Ben Daoud(2010)].</w:t>
      </w:r>
    </w:p>
    <w:p w:rsidR="00A11BB9" w:rsidRPr="00D3493F" w:rsidRDefault="00A11BB9">
      <w:pPr>
        <w:tabs>
          <w:tab w:val="center" w:pos="4800"/>
          <w:tab w:val="right" w:pos="9500"/>
        </w:tabs>
        <w:ind w:firstLine="720"/>
        <w:jc w:val="both"/>
        <w:rPr>
          <w:rFonts w:ascii="Times New Roman" w:hAnsi="Times New Roman" w:cs="Times New Roman"/>
          <w:noProof/>
          <w:lang w:val="en-US"/>
        </w:rPr>
      </w:pPr>
    </w:p>
    <w:p w:rsidR="00A11BB9" w:rsidRPr="00D3493F" w:rsidRDefault="00A11BB9">
      <w:pPr>
        <w:tabs>
          <w:tab w:val="center" w:pos="4800"/>
          <w:tab w:val="right" w:pos="9500"/>
        </w:tabs>
        <w:ind w:firstLine="720"/>
        <w:rPr>
          <w:rFonts w:ascii="Times New Roman" w:hAnsi="Times New Roman" w:cs="Times New Roman"/>
          <w:noProof/>
          <w:lang w:val="en-US"/>
        </w:rPr>
      </w:pPr>
      <w:r w:rsidRPr="00D3493F">
        <w:rPr>
          <w:noProof/>
          <w:lang w:val="en-US"/>
        </w:rPr>
        <w:t xml:space="preserve">    2.  First level of analogy: </w:t>
      </w:r>
      <w:r>
        <w:rPr>
          <w:noProof/>
          <w:position w:val="-10"/>
        </w:rPr>
        <w:object w:dxaOrig="32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3pt;height:17pt" o:ole="">
            <v:imagedata r:id="rId9" o:title=""/>
          </v:shape>
          <o:OLEObject Type="Embed" ProgID="Equation.3" ShapeID="_x0000_i1025" DrawAspect="Content" ObjectID="_1511254108" r:id="rId10"/>
        </w:object>
      </w:r>
      <w:r w:rsidRPr="00D3493F">
        <w:rPr>
          <w:noProof/>
          <w:lang w:val="en-US"/>
        </w:rPr>
        <w:t xml:space="preserve"> dates are subsampled within all the candidates provided by the preselection, by means of an analogy ranking. The first level of analogy is always</w:t>
      </w:r>
      <w:ins w:id="60" w:author="obled" w:date="2015-12-08T07:25:00Z">
        <w:r w:rsidR="00C547D5">
          <w:rPr>
            <w:noProof/>
            <w:lang w:val="en-US"/>
          </w:rPr>
          <w:t xml:space="preserve"> based on</w:t>
        </w:r>
      </w:ins>
      <w:r w:rsidRPr="00D3493F">
        <w:rPr>
          <w:noProof/>
          <w:lang w:val="en-US"/>
        </w:rPr>
        <w:t xml:space="preserve"> the atmospheric circulation when it comes to precipitation forecasting. The similarity of the atmospheric circulation of the target date with the candidate situations is thus assessed on the geopotential by means of the S1 criteria [?, Eq.:S1,]see also section 1.5]Teweles1954, Drosdowsky2003, which is a comparison of gradients, over a certain spatial </w:t>
      </w:r>
      <w:ins w:id="61" w:author="obled" w:date="2015-12-08T07:25:00Z">
        <w:r w:rsidR="00C547D5">
          <w:rPr>
            <w:noProof/>
            <w:lang w:val="en-US"/>
          </w:rPr>
          <w:t xml:space="preserve">gridded </w:t>
        </w:r>
      </w:ins>
      <w:r w:rsidRPr="00D3493F">
        <w:rPr>
          <w:noProof/>
          <w:lang w:val="en-US"/>
        </w:rPr>
        <w:t>window.</w:t>
      </w:r>
    </w:p>
    <w:p w:rsidR="00A11BB9" w:rsidRPr="00D3493F" w:rsidRDefault="00A11BB9">
      <w:pPr>
        <w:tabs>
          <w:tab w:val="center" w:pos="4800"/>
          <w:tab w:val="right" w:pos="9500"/>
        </w:tabs>
        <w:ind w:firstLine="720"/>
        <w:jc w:val="both"/>
        <w:rPr>
          <w:rFonts w:ascii="Times New Roman" w:hAnsi="Times New Roman" w:cs="Times New Roman"/>
          <w:noProof/>
          <w:lang w:val="en-US"/>
        </w:rPr>
      </w:pPr>
    </w:p>
    <w:p w:rsidR="00A11BB9" w:rsidRPr="00D3493F" w:rsidRDefault="00A11BB9">
      <w:pPr>
        <w:tabs>
          <w:tab w:val="center" w:pos="4800"/>
          <w:tab w:val="right" w:pos="9500"/>
        </w:tabs>
        <w:ind w:firstLine="720"/>
        <w:rPr>
          <w:rFonts w:ascii="Times New Roman" w:hAnsi="Times New Roman" w:cs="Times New Roman"/>
          <w:noProof/>
          <w:lang w:val="en-US"/>
        </w:rPr>
      </w:pPr>
      <w:r w:rsidRPr="00D3493F">
        <w:rPr>
          <w:noProof/>
          <w:lang w:val="en-US"/>
        </w:rPr>
        <w:tab/>
      </w:r>
      <w:r>
        <w:rPr>
          <w:noProof/>
          <w:position w:val="-46"/>
        </w:rPr>
        <w:object w:dxaOrig="2780" w:dyaOrig="1040">
          <v:shape id="_x0000_i1026" type="#_x0000_t75" style="width:139.25pt;height:52.3pt" o:ole="">
            <v:imagedata r:id="rId11" o:title=""/>
          </v:shape>
          <o:OLEObject Type="Embed" ProgID="Equation.3" ShapeID="_x0000_i1026" DrawAspect="Content" ObjectID="_1511254109" r:id="rId12"/>
        </w:object>
      </w:r>
      <w:r w:rsidRPr="00D3493F">
        <w:rPr>
          <w:noProof/>
          <w:lang w:val="en-US"/>
        </w:rPr>
        <w:tab/>
        <w:t>(1)</w:t>
      </w:r>
    </w:p>
    <w:p w:rsidR="00A11BB9" w:rsidRPr="00D3493F" w:rsidRDefault="00A11BB9">
      <w:pPr>
        <w:tabs>
          <w:tab w:val="center" w:pos="4800"/>
          <w:tab w:val="right" w:pos="9500"/>
        </w:tabs>
        <w:jc w:val="both"/>
        <w:rPr>
          <w:rFonts w:ascii="Times New Roman" w:hAnsi="Times New Roman" w:cs="Times New Roman"/>
          <w:noProof/>
          <w:lang w:val="en-US"/>
        </w:rPr>
      </w:pPr>
      <w:r w:rsidRPr="00D3493F">
        <w:rPr>
          <w:noProof/>
          <w:lang w:val="en-US"/>
        </w:rPr>
        <w:t xml:space="preserve"> where </w:t>
      </w:r>
      <w:r>
        <w:rPr>
          <w:noProof/>
          <w:position w:val="-12"/>
        </w:rPr>
        <w:object w:dxaOrig="360" w:dyaOrig="360">
          <v:shape id="_x0000_i1027" type="#_x0000_t75" style="width:18.35pt;height:18.35pt" o:ole="">
            <v:imagedata r:id="rId13" o:title=""/>
          </v:shape>
          <o:OLEObject Type="Embed" ProgID="Equation.3" ShapeID="_x0000_i1027" DrawAspect="Content" ObjectID="_1511254110" r:id="rId14"/>
        </w:object>
      </w:r>
      <w:r w:rsidRPr="00D3493F">
        <w:rPr>
          <w:noProof/>
          <w:lang w:val="en-US"/>
        </w:rPr>
        <w:t xml:space="preserve"> is the forecast geopotential height difference between the </w:t>
      </w:r>
      <w:r w:rsidRPr="00D3493F">
        <w:rPr>
          <w:i/>
          <w:iCs/>
          <w:noProof/>
          <w:lang w:val="en-US"/>
        </w:rPr>
        <w:t>i</w:t>
      </w:r>
      <w:r w:rsidRPr="00D3493F">
        <w:rPr>
          <w:noProof/>
          <w:lang w:val="en-US"/>
        </w:rPr>
        <w:t xml:space="preserve">th pair of adjacent points from the grid of the target situation, and </w:t>
      </w:r>
      <w:r>
        <w:rPr>
          <w:noProof/>
          <w:position w:val="-12"/>
        </w:rPr>
        <w:object w:dxaOrig="360" w:dyaOrig="360">
          <v:shape id="_x0000_i1028" type="#_x0000_t75" style="width:18.35pt;height:18.35pt" o:ole="">
            <v:imagedata r:id="rId15" o:title=""/>
          </v:shape>
          <o:OLEObject Type="Embed" ProgID="Equation.3" ShapeID="_x0000_i1028" DrawAspect="Content" ObjectID="_1511254111" r:id="rId16"/>
        </w:object>
      </w:r>
      <w:r w:rsidRPr="00D3493F">
        <w:rPr>
          <w:noProof/>
          <w:lang w:val="en-US"/>
        </w:rPr>
        <w:t xml:space="preserve"> is the corresponding observed geopotential height difference in the candidate situation. The differences are processed separately in both directions. The smaller the S1 values, the more similar the pressure fields.</w:t>
      </w:r>
    </w:p>
    <w:p w:rsidR="00A11BB9" w:rsidRPr="00D3493F" w:rsidRDefault="00A11BB9">
      <w:pPr>
        <w:tabs>
          <w:tab w:val="center" w:pos="4800"/>
          <w:tab w:val="right" w:pos="9500"/>
        </w:tabs>
        <w:ind w:firstLine="720"/>
        <w:jc w:val="both"/>
        <w:rPr>
          <w:rFonts w:ascii="Times New Roman" w:hAnsi="Times New Roman" w:cs="Times New Roman"/>
          <w:noProof/>
          <w:lang w:val="en-US"/>
        </w:rPr>
      </w:pPr>
      <w:r w:rsidRPr="00D3493F">
        <w:rPr>
          <w:noProof/>
          <w:lang w:val="en-US"/>
        </w:rPr>
        <w:t xml:space="preserve">The </w:t>
      </w:r>
      <w:r>
        <w:rPr>
          <w:noProof/>
          <w:position w:val="-10"/>
        </w:rPr>
        <w:object w:dxaOrig="320" w:dyaOrig="340">
          <v:shape id="_x0000_i1029" type="#_x0000_t75" style="width:16.3pt;height:17pt" o:ole="">
            <v:imagedata r:id="rId17" o:title=""/>
          </v:shape>
          <o:OLEObject Type="Embed" ProgID="Equation.3" ShapeID="_x0000_i1029" DrawAspect="Content" ObjectID="_1511254112" r:id="rId18"/>
        </w:object>
      </w:r>
      <w:r w:rsidRPr="00D3493F">
        <w:rPr>
          <w:noProof/>
          <w:lang w:val="en-US"/>
        </w:rPr>
        <w:t xml:space="preserve"> dates with the lowest values of S1 are considered as analogues</w:t>
      </w:r>
      <w:ins w:id="62" w:author="obled" w:date="2015-12-08T07:27:00Z">
        <w:r w:rsidR="00C547D5">
          <w:rPr>
            <w:noProof/>
            <w:lang w:val="en-US"/>
          </w:rPr>
          <w:t>, in terms of general circulation,</w:t>
        </w:r>
      </w:ins>
      <w:r w:rsidRPr="00D3493F">
        <w:rPr>
          <w:noProof/>
          <w:lang w:val="en-US"/>
        </w:rPr>
        <w:t xml:space="preserve"> to the target day. The number of analogues, </w:t>
      </w:r>
      <w:r>
        <w:rPr>
          <w:noProof/>
          <w:position w:val="-10"/>
        </w:rPr>
        <w:object w:dxaOrig="320" w:dyaOrig="340">
          <v:shape id="_x0000_i1030" type="#_x0000_t75" style="width:16.3pt;height:17pt" o:ole="">
            <v:imagedata r:id="rId19" o:title=""/>
          </v:shape>
          <o:OLEObject Type="Embed" ProgID="Equation.3" ShapeID="_x0000_i1030" DrawAspect="Content" ObjectID="_1511254113" r:id="rId20"/>
        </w:object>
      </w:r>
      <w:r w:rsidRPr="00D3493F">
        <w:rPr>
          <w:noProof/>
          <w:lang w:val="en-US"/>
        </w:rPr>
        <w:t>, is a parameter to calibrate.</w:t>
      </w:r>
    </w:p>
    <w:p w:rsidR="00A11BB9" w:rsidRPr="00D3493F" w:rsidRDefault="00A11BB9">
      <w:pPr>
        <w:tabs>
          <w:tab w:val="center" w:pos="4800"/>
          <w:tab w:val="right" w:pos="9500"/>
        </w:tabs>
        <w:ind w:firstLine="720"/>
        <w:jc w:val="both"/>
        <w:rPr>
          <w:rFonts w:ascii="Times New Roman" w:hAnsi="Times New Roman" w:cs="Times New Roman"/>
          <w:noProof/>
          <w:lang w:val="en-US"/>
        </w:rPr>
      </w:pPr>
    </w:p>
    <w:p w:rsidR="00A11BB9" w:rsidRPr="00D3493F" w:rsidRDefault="00A11BB9">
      <w:pPr>
        <w:tabs>
          <w:tab w:val="center" w:pos="4800"/>
          <w:tab w:val="right" w:pos="9500"/>
        </w:tabs>
        <w:ind w:firstLine="720"/>
        <w:rPr>
          <w:rFonts w:ascii="Times New Roman" w:hAnsi="Times New Roman" w:cs="Times New Roman"/>
          <w:noProof/>
          <w:lang w:val="en-US"/>
        </w:rPr>
      </w:pPr>
      <w:r w:rsidRPr="00D3493F">
        <w:rPr>
          <w:noProof/>
          <w:lang w:val="en-US"/>
        </w:rPr>
        <w:t xml:space="preserve">    3.  Subsequent level(s) of analogy: </w:t>
      </w:r>
      <w:ins w:id="63" w:author="obled" w:date="2015-12-08T07:27:00Z">
        <w:r w:rsidR="00B53207">
          <w:rPr>
            <w:noProof/>
            <w:lang w:val="en-US"/>
          </w:rPr>
          <w:t>beyond the similarity of airflows, one may look for similarities in other variable</w:t>
        </w:r>
      </w:ins>
      <w:ins w:id="64" w:author="obled" w:date="2015-12-08T07:29:00Z">
        <w:r w:rsidR="00B53207">
          <w:rPr>
            <w:noProof/>
            <w:lang w:val="en-US"/>
          </w:rPr>
          <w:t xml:space="preserve">s of interest . Therfore, </w:t>
        </w:r>
      </w:ins>
      <w:r w:rsidRPr="00D3493F">
        <w:rPr>
          <w:noProof/>
          <w:lang w:val="en-US"/>
        </w:rPr>
        <w:t xml:space="preserve">the </w:t>
      </w:r>
      <w:r>
        <w:rPr>
          <w:noProof/>
          <w:position w:val="-10"/>
        </w:rPr>
        <w:object w:dxaOrig="320" w:dyaOrig="340">
          <v:shape id="_x0000_i1031" type="#_x0000_t75" style="width:16.3pt;height:17pt" o:ole="">
            <v:imagedata r:id="rId21" o:title=""/>
          </v:shape>
          <o:OLEObject Type="Embed" ProgID="Equation.3" ShapeID="_x0000_i1031" DrawAspect="Content" ObjectID="_1511254114" r:id="rId22"/>
        </w:object>
      </w:r>
      <w:r w:rsidRPr="00D3493F">
        <w:rPr>
          <w:noProof/>
          <w:lang w:val="en-US"/>
        </w:rPr>
        <w:t xml:space="preserve"> analogues are subsampled once again on the basis of another variable in order to obtain a lower number of analogue dates, </w:t>
      </w:r>
      <w:r>
        <w:rPr>
          <w:noProof/>
          <w:position w:val="-10"/>
        </w:rPr>
        <w:object w:dxaOrig="340" w:dyaOrig="340">
          <v:shape id="_x0000_i1032" type="#_x0000_t75" style="width:17pt;height:17pt" o:ole="">
            <v:imagedata r:id="rId23" o:title=""/>
          </v:shape>
          <o:OLEObject Type="Embed" ProgID="Equation.3" ShapeID="_x0000_i1032" DrawAspect="Content" ObjectID="_1511254115" r:id="rId24"/>
        </w:object>
      </w:r>
      <w:r w:rsidRPr="00D3493F">
        <w:rPr>
          <w:noProof/>
          <w:lang w:val="en-US"/>
        </w:rPr>
        <w:t>. The S1 criterion is usually not relevant for other predictors that the atmospheric circulation. Other classic criteria represent absolute distances: Mean Absolute Error (MAE) and Root Mean Squared Error (RMSE), the latest being most often used. These are more relevant to compare moisture variables for example.</w:t>
      </w:r>
    </w:p>
    <w:p w:rsidR="00A11BB9" w:rsidRPr="00D3493F" w:rsidRDefault="00A11BB9">
      <w:pPr>
        <w:tabs>
          <w:tab w:val="center" w:pos="4800"/>
          <w:tab w:val="right" w:pos="9500"/>
        </w:tabs>
        <w:ind w:firstLine="720"/>
        <w:jc w:val="both"/>
        <w:rPr>
          <w:rFonts w:ascii="Times New Roman" w:hAnsi="Times New Roman" w:cs="Times New Roman"/>
          <w:noProof/>
          <w:lang w:val="en-US"/>
        </w:rPr>
      </w:pPr>
      <w:r w:rsidRPr="00D3493F">
        <w:rPr>
          <w:noProof/>
          <w:lang w:val="en-US"/>
        </w:rPr>
        <w:t xml:space="preserve">This process can be repeated, by subsampling a decreasing number of analogues, </w:t>
      </w:r>
      <w:r>
        <w:rPr>
          <w:noProof/>
          <w:position w:val="-12"/>
        </w:rPr>
        <w:object w:dxaOrig="300" w:dyaOrig="360">
          <v:shape id="_x0000_i1033" type="#_x0000_t75" style="width:14.95pt;height:18.35pt" o:ole="">
            <v:imagedata r:id="rId25" o:title=""/>
          </v:shape>
          <o:OLEObject Type="Embed" ProgID="Equation.3" ShapeID="_x0000_i1033" DrawAspect="Content" ObjectID="_1511254116" r:id="rId26"/>
        </w:object>
      </w:r>
      <w:r w:rsidRPr="00D3493F">
        <w:rPr>
          <w:noProof/>
          <w:lang w:val="en-US"/>
        </w:rPr>
        <w:t>, according to a ranking processed on various meteorological variables.</w:t>
      </w:r>
    </w:p>
    <w:p w:rsidR="00A11BB9" w:rsidRPr="00D3493F" w:rsidRDefault="00A11BB9">
      <w:pPr>
        <w:tabs>
          <w:tab w:val="center" w:pos="4800"/>
          <w:tab w:val="right" w:pos="9500"/>
        </w:tabs>
        <w:ind w:firstLine="720"/>
        <w:jc w:val="both"/>
        <w:rPr>
          <w:rFonts w:ascii="Times New Roman" w:hAnsi="Times New Roman" w:cs="Times New Roman"/>
          <w:noProof/>
          <w:lang w:val="en-US"/>
        </w:rPr>
      </w:pPr>
    </w:p>
    <w:p w:rsidR="00A11BB9" w:rsidRPr="00D3493F" w:rsidRDefault="00A11BB9">
      <w:pPr>
        <w:tabs>
          <w:tab w:val="center" w:pos="4800"/>
          <w:tab w:val="right" w:pos="9500"/>
        </w:tabs>
        <w:ind w:firstLine="720"/>
        <w:rPr>
          <w:rFonts w:ascii="Times New Roman" w:hAnsi="Times New Roman" w:cs="Times New Roman"/>
          <w:noProof/>
          <w:lang w:val="en-US"/>
        </w:rPr>
      </w:pPr>
      <w:r w:rsidRPr="00D3493F">
        <w:rPr>
          <w:noProof/>
          <w:lang w:val="en-US"/>
        </w:rPr>
        <w:t xml:space="preserve">    4.  Probabilistic forecast: then, the </w:t>
      </w:r>
      <w:ins w:id="65" w:author="obled" w:date="2015-12-08T07:31:00Z">
        <w:r w:rsidR="00B53207">
          <w:rPr>
            <w:noProof/>
            <w:lang w:val="en-US"/>
          </w:rPr>
          <w:t>(e.g.</w:t>
        </w:r>
      </w:ins>
      <w:r w:rsidRPr="00D3493F">
        <w:rPr>
          <w:noProof/>
          <w:lang w:val="en-US"/>
        </w:rPr>
        <w:t>daily</w:t>
      </w:r>
      <w:ins w:id="66" w:author="obled" w:date="2015-12-08T07:31:00Z">
        <w:r w:rsidR="00B53207">
          <w:rPr>
            <w:noProof/>
            <w:lang w:val="en-US"/>
          </w:rPr>
          <w:t>)</w:t>
        </w:r>
      </w:ins>
      <w:r w:rsidRPr="00D3493F">
        <w:rPr>
          <w:noProof/>
          <w:lang w:val="en-US"/>
        </w:rPr>
        <w:t xml:space="preserve"> observed precipitation amount (or </w:t>
      </w:r>
      <w:r w:rsidRPr="00D3493F">
        <w:rPr>
          <w:noProof/>
          <w:lang w:val="en-US"/>
        </w:rPr>
        <w:lastRenderedPageBreak/>
        <w:t xml:space="preserve">another predictand of interest) of the </w:t>
      </w:r>
      <w:r>
        <w:rPr>
          <w:noProof/>
          <w:position w:val="-12"/>
        </w:rPr>
        <w:object w:dxaOrig="300" w:dyaOrig="360">
          <v:shape id="_x0000_i1034" type="#_x0000_t75" style="width:14.95pt;height:18.35pt" o:ole="">
            <v:imagedata r:id="rId27" o:title=""/>
          </v:shape>
          <o:OLEObject Type="Embed" ProgID="Equation.3" ShapeID="_x0000_i1034" DrawAspect="Content" ObjectID="_1511254117" r:id="rId28"/>
        </w:object>
      </w:r>
      <w:r w:rsidRPr="00D3493F">
        <w:rPr>
          <w:noProof/>
          <w:lang w:val="en-US"/>
        </w:rPr>
        <w:t xml:space="preserve"> resulting dates provide the empirical conditional distribution considered as the probabilistic forecast for the target day. The empirical frequencies are processed for every value of the predictand, after classification, based on the Gringorten parameters (for a Gumbel or exponential law)</w:t>
      </w:r>
      <w:ins w:id="67" w:author="obled" w:date="2015-12-08T07:31:00Z">
        <w:r w:rsidR="00B53207">
          <w:rPr>
            <w:noProof/>
            <w:lang w:val="en-US"/>
          </w:rPr>
          <w:t xml:space="preserve"> and a probabilistic model can be fitted (e.g. </w:t>
        </w:r>
      </w:ins>
      <w:ins w:id="68" w:author="obled" w:date="2015-12-08T07:32:00Z">
        <w:r w:rsidR="00B53207">
          <w:rPr>
            <w:noProof/>
            <w:lang w:val="en-US"/>
          </w:rPr>
          <w:t>Gamma function, or else)</w:t>
        </w:r>
      </w:ins>
      <w:r w:rsidRPr="00D3493F">
        <w:rPr>
          <w:noProof/>
          <w:lang w:val="en-US"/>
        </w:rPr>
        <w:t>.</w:t>
      </w:r>
    </w:p>
    <w:p w:rsidR="00A11BB9" w:rsidRPr="00D3493F" w:rsidRDefault="00A11BB9">
      <w:pPr>
        <w:tabs>
          <w:tab w:val="center" w:pos="4800"/>
          <w:tab w:val="right" w:pos="9500"/>
        </w:tabs>
        <w:ind w:firstLine="720"/>
        <w:jc w:val="both"/>
        <w:rPr>
          <w:rFonts w:ascii="Times New Roman" w:hAnsi="Times New Roman" w:cs="Times New Roman"/>
          <w:noProof/>
          <w:lang w:val="en-US"/>
        </w:rPr>
      </w:pPr>
    </w:p>
    <w:p w:rsidR="00A11BB9" w:rsidRPr="00D3493F" w:rsidRDefault="00A11BB9">
      <w:pPr>
        <w:tabs>
          <w:tab w:val="center" w:pos="4800"/>
          <w:tab w:val="right" w:pos="9500"/>
        </w:tabs>
        <w:ind w:firstLine="720"/>
        <w:jc w:val="both"/>
        <w:rPr>
          <w:rFonts w:ascii="Times New Roman" w:hAnsi="Times New Roman" w:cs="Times New Roman"/>
          <w:noProof/>
          <w:lang w:val="en-US"/>
        </w:rPr>
      </w:pPr>
    </w:p>
    <w:p w:rsidR="00A11BB9" w:rsidRPr="00D3493F" w:rsidRDefault="00A11BB9">
      <w:pPr>
        <w:tabs>
          <w:tab w:val="center" w:pos="4800"/>
          <w:tab w:val="right" w:pos="9500"/>
        </w:tabs>
        <w:ind w:firstLine="720"/>
        <w:jc w:val="both"/>
        <w:rPr>
          <w:rFonts w:ascii="Times New Roman" w:hAnsi="Times New Roman" w:cs="Times New Roman"/>
          <w:noProof/>
          <w:lang w:val="en-US"/>
        </w:rPr>
      </w:pPr>
    </w:p>
    <w:p w:rsidR="00A11BB9" w:rsidRPr="00D3493F" w:rsidRDefault="00A11BB9">
      <w:pPr>
        <w:pStyle w:val="Titre3"/>
        <w:tabs>
          <w:tab w:val="center" w:pos="4800"/>
          <w:tab w:val="right" w:pos="9500"/>
        </w:tabs>
        <w:rPr>
          <w:lang w:val="en-US"/>
        </w:rPr>
      </w:pPr>
      <w:r w:rsidRPr="00D3493F">
        <w:rPr>
          <w:lang w:val="en-US"/>
        </w:rPr>
        <w:t xml:space="preserve">1.4  </w:t>
      </w:r>
      <w:bookmarkStart w:id="69" w:name="GrindEQpgref566560925"/>
      <w:bookmarkEnd w:id="69"/>
      <w:r w:rsidRPr="00D3493F">
        <w:rPr>
          <w:lang w:val="en-US"/>
        </w:rPr>
        <w:t>Proposed nomenclature</w:t>
      </w:r>
    </w:p>
    <w:p w:rsidR="00A11BB9" w:rsidRPr="00D3493F" w:rsidRDefault="00A11BB9">
      <w:pPr>
        <w:tabs>
          <w:tab w:val="center" w:pos="4800"/>
          <w:tab w:val="right" w:pos="9500"/>
        </w:tabs>
        <w:ind w:firstLine="720"/>
        <w:jc w:val="both"/>
        <w:rPr>
          <w:rFonts w:ascii="Times New Roman" w:hAnsi="Times New Roman" w:cs="Times New Roman"/>
          <w:noProof/>
          <w:lang w:val="en-US"/>
        </w:rPr>
      </w:pPr>
    </w:p>
    <w:p w:rsidR="00A11BB9" w:rsidRPr="00D3493F" w:rsidRDefault="00A11BB9">
      <w:pPr>
        <w:tabs>
          <w:tab w:val="center" w:pos="4800"/>
          <w:tab w:val="right" w:pos="9500"/>
        </w:tabs>
        <w:ind w:firstLine="720"/>
        <w:jc w:val="both"/>
        <w:rPr>
          <w:rFonts w:ascii="Times New Roman" w:hAnsi="Times New Roman" w:cs="Times New Roman"/>
          <w:noProof/>
          <w:lang w:val="en-US"/>
        </w:rPr>
      </w:pPr>
      <w:r w:rsidRPr="00D3493F">
        <w:rPr>
          <w:noProof/>
          <w:lang w:val="en-US"/>
        </w:rPr>
        <w:t>Variants of the AM parameterization are numerous and it is not always easy to reference them in a short and descriptive way. We thus propose a basic nomenclature (Figure 1) in order to express the structure in</w:t>
      </w:r>
      <w:ins w:id="70" w:author="obled" w:date="2015-12-08T07:32:00Z">
        <w:r w:rsidR="00B53207">
          <w:rPr>
            <w:noProof/>
            <w:lang w:val="en-US"/>
          </w:rPr>
          <w:t>to</w:t>
        </w:r>
      </w:ins>
      <w:r w:rsidRPr="00D3493F">
        <w:rPr>
          <w:noProof/>
          <w:lang w:val="en-US"/>
        </w:rPr>
        <w:t xml:space="preserve"> a simple identifier. This one cannot describe all the parameters of the AM, but quickly illustrate the structure of the implementation. This is particularly useful when working with a global optimization method, where nothing is fixed but the very structure of the AM.</w:t>
      </w:r>
    </w:p>
    <w:p w:rsidR="00A11BB9" w:rsidRPr="00D3493F" w:rsidRDefault="00A11BB9">
      <w:pPr>
        <w:tabs>
          <w:tab w:val="center" w:pos="4800"/>
          <w:tab w:val="right" w:pos="9500"/>
        </w:tabs>
        <w:ind w:firstLine="720"/>
        <w:jc w:val="both"/>
        <w:rPr>
          <w:rFonts w:ascii="Times New Roman" w:hAnsi="Times New Roman" w:cs="Times New Roman"/>
          <w:noProof/>
          <w:lang w:val="en-US"/>
        </w:rPr>
      </w:pPr>
    </w:p>
    <w:p w:rsidR="00A11BB9" w:rsidRPr="00D3493F" w:rsidRDefault="00A11BB9">
      <w:pPr>
        <w:tabs>
          <w:tab w:val="center" w:pos="4800"/>
          <w:tab w:val="right" w:pos="9500"/>
        </w:tabs>
        <w:ind w:firstLine="720"/>
        <w:jc w:val="both"/>
        <w:rPr>
          <w:rFonts w:ascii="Times New Roman" w:hAnsi="Times New Roman" w:cs="Times New Roman"/>
          <w:noProof/>
          <w:lang w:val="en-US"/>
        </w:rPr>
      </w:pPr>
      <w:r>
        <w:rPr>
          <w:noProof/>
          <w:lang w:val="fr-FR" w:eastAsia="fr-FR"/>
        </w:rPr>
        <w:drawing>
          <wp:inline distT="0" distB="0" distL="0" distR="0" wp14:anchorId="6AFC381D" wp14:editId="6901ABB7">
            <wp:extent cx="2952750" cy="1257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52750" cy="1257300"/>
                    </a:xfrm>
                    <a:prstGeom prst="rect">
                      <a:avLst/>
                    </a:prstGeom>
                    <a:noFill/>
                    <a:ln>
                      <a:noFill/>
                    </a:ln>
                  </pic:spPr>
                </pic:pic>
              </a:graphicData>
            </a:graphic>
          </wp:inline>
        </w:drawing>
      </w:r>
      <w:r w:rsidRPr="00D3493F">
        <w:rPr>
          <w:noProof/>
          <w:lang w:val="en-US"/>
        </w:rPr>
        <w:t xml:space="preserve"> </w:t>
      </w:r>
    </w:p>
    <w:p w:rsidR="00A11BB9" w:rsidRPr="00D3493F" w:rsidRDefault="00A11BB9">
      <w:pPr>
        <w:tabs>
          <w:tab w:val="center" w:pos="4800"/>
          <w:tab w:val="right" w:pos="9500"/>
        </w:tabs>
        <w:jc w:val="center"/>
        <w:rPr>
          <w:rFonts w:ascii="Times New Roman" w:hAnsi="Times New Roman" w:cs="Times New Roman"/>
          <w:noProof/>
          <w:lang w:val="en-US"/>
        </w:rPr>
      </w:pPr>
      <w:r w:rsidRPr="00D3493F">
        <w:rPr>
          <w:noProof/>
          <w:lang w:val="en-US"/>
        </w:rPr>
        <w:t>Figure  1: Proposed structure for naming the parameterizations of the AM.</w:t>
      </w:r>
    </w:p>
    <w:p w:rsidR="00A11BB9" w:rsidRPr="00D3493F" w:rsidRDefault="00A11BB9">
      <w:pPr>
        <w:tabs>
          <w:tab w:val="center" w:pos="4800"/>
          <w:tab w:val="right" w:pos="9500"/>
        </w:tabs>
        <w:ind w:firstLine="720"/>
        <w:jc w:val="both"/>
        <w:rPr>
          <w:rFonts w:ascii="Times New Roman" w:hAnsi="Times New Roman" w:cs="Times New Roman"/>
          <w:noProof/>
          <w:lang w:val="en-US"/>
        </w:rPr>
      </w:pPr>
      <w:r w:rsidRPr="00D3493F">
        <w:rPr>
          <w:noProof/>
          <w:lang w:val="en-US"/>
        </w:rPr>
        <w:t xml:space="preserve">  </w:t>
      </w:r>
    </w:p>
    <w:p w:rsidR="00A11BB9" w:rsidRPr="00D3493F" w:rsidRDefault="00A11BB9">
      <w:pPr>
        <w:tabs>
          <w:tab w:val="center" w:pos="4800"/>
          <w:tab w:val="right" w:pos="9500"/>
        </w:tabs>
        <w:ind w:firstLine="720"/>
        <w:jc w:val="both"/>
        <w:rPr>
          <w:rFonts w:ascii="Times New Roman" w:hAnsi="Times New Roman" w:cs="Times New Roman"/>
          <w:noProof/>
          <w:lang w:val="en-US"/>
        </w:rPr>
      </w:pPr>
      <w:r w:rsidRPr="00D3493F">
        <w:rPr>
          <w:noProof/>
          <w:lang w:val="en-US"/>
        </w:rPr>
        <w:t xml:space="preserve">The naming contains different blocs (separated by an hyphen) for the various levels of analogy. It starts with the specification of the preselection (P; can be omitted when comparing AMs with the same preselection approaches), which can be nowadays of 2 types:   </w:t>
      </w:r>
    </w:p>
    <w:p w:rsidR="00A11BB9" w:rsidRPr="00D3493F" w:rsidRDefault="00A11BB9">
      <w:pPr>
        <w:tabs>
          <w:tab w:val="center" w:pos="4800"/>
          <w:tab w:val="right" w:pos="9500"/>
        </w:tabs>
        <w:ind w:firstLine="720"/>
        <w:rPr>
          <w:rFonts w:ascii="Times New Roman" w:hAnsi="Times New Roman" w:cs="Times New Roman"/>
          <w:noProof/>
          <w:lang w:val="en-US"/>
        </w:rPr>
      </w:pPr>
      <w:r w:rsidRPr="00D3493F">
        <w:rPr>
          <w:noProof/>
          <w:lang w:val="en-US"/>
        </w:rPr>
        <w:t xml:space="preserve">    • C: calendar period (</w:t>
      </w:r>
      <w:r>
        <w:rPr>
          <w:noProof/>
          <w:position w:val="-6"/>
        </w:rPr>
        <w:object w:dxaOrig="480" w:dyaOrig="279">
          <v:shape id="_x0000_i1035" type="#_x0000_t75" style="width:23.75pt;height:14.25pt" o:ole="">
            <v:imagedata r:id="rId30" o:title=""/>
          </v:shape>
          <o:OLEObject Type="Embed" ProgID="Equation.3" ShapeID="_x0000_i1035" DrawAspect="Content" ObjectID="_1511254118" r:id="rId31"/>
        </w:object>
      </w:r>
      <w:r w:rsidRPr="00D3493F">
        <w:rPr>
          <w:noProof/>
          <w:lang w:val="en-US"/>
        </w:rPr>
        <w:t xml:space="preserve"> days around the target date) </w:t>
      </w:r>
    </w:p>
    <w:p w:rsidR="00A11BB9" w:rsidRPr="00D3493F" w:rsidRDefault="00A11BB9">
      <w:pPr>
        <w:tabs>
          <w:tab w:val="center" w:pos="4800"/>
          <w:tab w:val="right" w:pos="9500"/>
        </w:tabs>
        <w:ind w:firstLine="720"/>
        <w:rPr>
          <w:rFonts w:ascii="Times New Roman" w:hAnsi="Times New Roman" w:cs="Times New Roman"/>
          <w:noProof/>
          <w:lang w:val="en-US"/>
        </w:rPr>
      </w:pPr>
      <w:r w:rsidRPr="00D3493F">
        <w:rPr>
          <w:noProof/>
          <w:lang w:val="en-US"/>
        </w:rPr>
        <w:t xml:space="preserve">    • T: based on air temperature [Ben Daoud(2010)] </w:t>
      </w:r>
    </w:p>
    <w:p w:rsidR="00A11BB9" w:rsidRPr="00D3493F" w:rsidRDefault="00A11BB9">
      <w:pPr>
        <w:tabs>
          <w:tab w:val="center" w:pos="4800"/>
          <w:tab w:val="right" w:pos="9500"/>
        </w:tabs>
        <w:ind w:firstLine="720"/>
        <w:jc w:val="both"/>
        <w:rPr>
          <w:rFonts w:ascii="Times New Roman" w:hAnsi="Times New Roman" w:cs="Times New Roman"/>
          <w:noProof/>
          <w:lang w:val="en-US"/>
        </w:rPr>
      </w:pPr>
    </w:p>
    <w:p w:rsidR="00A11BB9" w:rsidRPr="00D3493F" w:rsidRDefault="00A11BB9">
      <w:pPr>
        <w:tabs>
          <w:tab w:val="center" w:pos="4800"/>
          <w:tab w:val="right" w:pos="9500"/>
        </w:tabs>
        <w:ind w:firstLine="720"/>
        <w:jc w:val="both"/>
        <w:rPr>
          <w:rFonts w:ascii="Times New Roman" w:hAnsi="Times New Roman" w:cs="Times New Roman"/>
          <w:noProof/>
          <w:lang w:val="en-US"/>
        </w:rPr>
      </w:pPr>
      <w:r w:rsidRPr="00D3493F">
        <w:rPr>
          <w:noProof/>
          <w:lang w:val="en-US"/>
        </w:rPr>
        <w:t xml:space="preserve">Then, the following levels of analogy are listed. They may start with an optional A (for analogy) when other methods are mixed into the parameterization [?, see eg.]]Chardon2014. For every level of analogy, the number of variables used (combination of atmospheric levels and time of observation) is first provided, and then the short name of the variable is given (according eg to ECMWF conventions; in upper case), for example:   </w:t>
      </w:r>
    </w:p>
    <w:p w:rsidR="00A11BB9" w:rsidRPr="00D3493F" w:rsidRDefault="00A11BB9">
      <w:pPr>
        <w:tabs>
          <w:tab w:val="center" w:pos="4800"/>
          <w:tab w:val="right" w:pos="9500"/>
        </w:tabs>
        <w:ind w:firstLine="720"/>
        <w:rPr>
          <w:rFonts w:ascii="Times New Roman" w:hAnsi="Times New Roman" w:cs="Times New Roman"/>
          <w:noProof/>
          <w:lang w:val="en-US"/>
        </w:rPr>
      </w:pPr>
      <w:r w:rsidRPr="00D3493F">
        <w:rPr>
          <w:noProof/>
          <w:lang w:val="en-US"/>
        </w:rPr>
        <w:t xml:space="preserve">    • Z : geopotential (circulation) </w:t>
      </w:r>
    </w:p>
    <w:p w:rsidR="00A11BB9" w:rsidRPr="00D3493F" w:rsidRDefault="00A11BB9">
      <w:pPr>
        <w:tabs>
          <w:tab w:val="center" w:pos="4800"/>
          <w:tab w:val="right" w:pos="9500"/>
        </w:tabs>
        <w:ind w:firstLine="720"/>
        <w:rPr>
          <w:rFonts w:ascii="Times New Roman" w:hAnsi="Times New Roman" w:cs="Times New Roman"/>
          <w:noProof/>
          <w:lang w:val="en-US"/>
        </w:rPr>
      </w:pPr>
      <w:r w:rsidRPr="00D3493F">
        <w:rPr>
          <w:noProof/>
          <w:lang w:val="en-US"/>
        </w:rPr>
        <w:t xml:space="preserve">    • MI : moisture index (TPW * RH) </w:t>
      </w:r>
    </w:p>
    <w:p w:rsidR="00A11BB9" w:rsidRPr="00D3493F" w:rsidRDefault="00A11BB9">
      <w:pPr>
        <w:tabs>
          <w:tab w:val="center" w:pos="4800"/>
          <w:tab w:val="right" w:pos="9500"/>
        </w:tabs>
        <w:ind w:firstLine="720"/>
        <w:rPr>
          <w:rFonts w:ascii="Times New Roman" w:hAnsi="Times New Roman" w:cs="Times New Roman"/>
          <w:noProof/>
          <w:lang w:val="en-US"/>
        </w:rPr>
      </w:pPr>
      <w:r w:rsidRPr="00D3493F">
        <w:rPr>
          <w:noProof/>
          <w:lang w:val="en-US"/>
        </w:rPr>
        <w:t xml:space="preserve">    • MF : moisture flux (V * TPW * RH) </w:t>
      </w:r>
    </w:p>
    <w:p w:rsidR="00A11BB9" w:rsidRPr="00D3493F" w:rsidRDefault="00A11BB9">
      <w:pPr>
        <w:tabs>
          <w:tab w:val="center" w:pos="4800"/>
          <w:tab w:val="right" w:pos="9500"/>
        </w:tabs>
        <w:ind w:firstLine="720"/>
        <w:rPr>
          <w:rFonts w:ascii="Times New Roman" w:hAnsi="Times New Roman" w:cs="Times New Roman"/>
          <w:noProof/>
          <w:lang w:val="en-US"/>
        </w:rPr>
      </w:pPr>
      <w:r w:rsidRPr="00D3493F">
        <w:rPr>
          <w:noProof/>
          <w:lang w:val="en-US"/>
        </w:rPr>
        <w:t xml:space="preserve">    • TPW : total precipitable water </w:t>
      </w:r>
    </w:p>
    <w:p w:rsidR="00A11BB9" w:rsidRPr="00D3493F" w:rsidRDefault="00A11BB9">
      <w:pPr>
        <w:tabs>
          <w:tab w:val="center" w:pos="4800"/>
          <w:tab w:val="right" w:pos="9500"/>
        </w:tabs>
        <w:ind w:firstLine="720"/>
        <w:rPr>
          <w:rFonts w:ascii="Times New Roman" w:hAnsi="Times New Roman" w:cs="Times New Roman"/>
          <w:noProof/>
          <w:lang w:val="en-US"/>
        </w:rPr>
      </w:pPr>
      <w:r w:rsidRPr="00D3493F">
        <w:rPr>
          <w:noProof/>
          <w:lang w:val="en-US"/>
        </w:rPr>
        <w:t xml:space="preserve">    • V : wind velocity </w:t>
      </w:r>
    </w:p>
    <w:p w:rsidR="00A11BB9" w:rsidRPr="00D3493F" w:rsidRDefault="00A11BB9">
      <w:pPr>
        <w:tabs>
          <w:tab w:val="center" w:pos="4800"/>
          <w:tab w:val="right" w:pos="9500"/>
        </w:tabs>
        <w:ind w:firstLine="720"/>
        <w:rPr>
          <w:rFonts w:ascii="Times New Roman" w:hAnsi="Times New Roman" w:cs="Times New Roman"/>
          <w:noProof/>
          <w:lang w:val="en-US"/>
        </w:rPr>
      </w:pPr>
      <w:r w:rsidRPr="00D3493F">
        <w:rPr>
          <w:noProof/>
          <w:lang w:val="en-US"/>
        </w:rPr>
        <w:t xml:space="preserve">    • W : vertical velocity </w:t>
      </w:r>
    </w:p>
    <w:p w:rsidR="00A11BB9" w:rsidRPr="00D3493F" w:rsidRDefault="00A11BB9">
      <w:pPr>
        <w:tabs>
          <w:tab w:val="center" w:pos="4800"/>
          <w:tab w:val="right" w:pos="9500"/>
        </w:tabs>
        <w:ind w:firstLine="720"/>
        <w:jc w:val="both"/>
        <w:rPr>
          <w:rFonts w:ascii="Times New Roman" w:hAnsi="Times New Roman" w:cs="Times New Roman"/>
          <w:noProof/>
          <w:lang w:val="en-US"/>
        </w:rPr>
      </w:pPr>
    </w:p>
    <w:p w:rsidR="00A11BB9" w:rsidRPr="00D3493F" w:rsidRDefault="00A11BB9">
      <w:pPr>
        <w:tabs>
          <w:tab w:val="center" w:pos="4800"/>
          <w:tab w:val="right" w:pos="9500"/>
        </w:tabs>
        <w:ind w:firstLine="720"/>
        <w:jc w:val="both"/>
        <w:rPr>
          <w:rFonts w:ascii="Times New Roman" w:hAnsi="Times New Roman" w:cs="Times New Roman"/>
          <w:noProof/>
          <w:lang w:val="en-US"/>
        </w:rPr>
      </w:pPr>
      <w:r w:rsidRPr="00D3493F">
        <w:rPr>
          <w:noProof/>
          <w:lang w:val="en-US"/>
        </w:rPr>
        <w:lastRenderedPageBreak/>
        <w:t xml:space="preserve">In order to keep the identifier simple, no value of atmospheric level neither time of observation is specified. Moreover, the analogy criterion is not specified and is supposed to be S1 for Z and RMSE for the other variables. If anything changes from these conventions, it can be noted as a flag. The flag (lower case) can also give other information, such as the optimization method:   </w:t>
      </w:r>
    </w:p>
    <w:p w:rsidR="00A11BB9" w:rsidRPr="00D3493F" w:rsidRDefault="00A11BB9">
      <w:pPr>
        <w:tabs>
          <w:tab w:val="center" w:pos="4800"/>
          <w:tab w:val="right" w:pos="9500"/>
        </w:tabs>
        <w:ind w:firstLine="720"/>
        <w:rPr>
          <w:rFonts w:ascii="Times New Roman" w:hAnsi="Times New Roman" w:cs="Times New Roman"/>
          <w:noProof/>
          <w:lang w:val="en-US"/>
        </w:rPr>
      </w:pPr>
      <w:r w:rsidRPr="00D3493F">
        <w:rPr>
          <w:noProof/>
          <w:lang w:val="en-US"/>
        </w:rPr>
        <w:t xml:space="preserve">    • sc : sequential calibration (can be omitted as considered as default, see section 5.3) </w:t>
      </w:r>
    </w:p>
    <w:p w:rsidR="00A11BB9" w:rsidRPr="00D3493F" w:rsidRDefault="00A11BB9">
      <w:pPr>
        <w:tabs>
          <w:tab w:val="center" w:pos="4800"/>
          <w:tab w:val="right" w:pos="9500"/>
        </w:tabs>
        <w:ind w:firstLine="720"/>
        <w:rPr>
          <w:rFonts w:ascii="Times New Roman" w:hAnsi="Times New Roman" w:cs="Times New Roman"/>
          <w:noProof/>
          <w:lang w:val="en-US"/>
        </w:rPr>
      </w:pPr>
      <w:r w:rsidRPr="00D3493F">
        <w:rPr>
          <w:noProof/>
          <w:lang w:val="en-US"/>
        </w:rPr>
        <w:t xml:space="preserve">    • go (or just "o") : global optimization (by means of genetic algorithms for example) </w:t>
      </w:r>
    </w:p>
    <w:p w:rsidR="00A11BB9" w:rsidRPr="00D3493F" w:rsidRDefault="00A11BB9">
      <w:pPr>
        <w:tabs>
          <w:tab w:val="center" w:pos="4800"/>
          <w:tab w:val="right" w:pos="9500"/>
        </w:tabs>
        <w:ind w:firstLine="720"/>
        <w:jc w:val="both"/>
        <w:rPr>
          <w:rFonts w:ascii="Times New Roman" w:hAnsi="Times New Roman" w:cs="Times New Roman"/>
          <w:noProof/>
          <w:lang w:val="en-US"/>
        </w:rPr>
      </w:pPr>
    </w:p>
    <w:p w:rsidR="00A11BB9" w:rsidRPr="00D3493F" w:rsidRDefault="00A11BB9">
      <w:pPr>
        <w:tabs>
          <w:tab w:val="center" w:pos="4800"/>
          <w:tab w:val="right" w:pos="9500"/>
        </w:tabs>
        <w:ind w:firstLine="720"/>
        <w:jc w:val="both"/>
        <w:rPr>
          <w:rFonts w:ascii="Times New Roman" w:hAnsi="Times New Roman" w:cs="Times New Roman"/>
          <w:noProof/>
          <w:lang w:val="en-US"/>
        </w:rPr>
      </w:pPr>
      <w:r w:rsidRPr="00D3493F">
        <w:rPr>
          <w:noProof/>
          <w:lang w:val="en-US"/>
        </w:rPr>
        <w:t>This nomenclature can be adapted to specific needs, or simplified for a better readability (eg. by removing the specification of the preselection). Examples are provided in the following section.</w:t>
      </w:r>
    </w:p>
    <w:p w:rsidR="00A11BB9" w:rsidRPr="00D3493F" w:rsidRDefault="00A11BB9">
      <w:pPr>
        <w:tabs>
          <w:tab w:val="center" w:pos="4800"/>
          <w:tab w:val="right" w:pos="9500"/>
        </w:tabs>
        <w:ind w:firstLine="720"/>
        <w:jc w:val="both"/>
        <w:rPr>
          <w:rFonts w:ascii="Times New Roman" w:hAnsi="Times New Roman" w:cs="Times New Roman"/>
          <w:noProof/>
          <w:lang w:val="en-US"/>
        </w:rPr>
      </w:pPr>
    </w:p>
    <w:p w:rsidR="00A11BB9" w:rsidRPr="00D3493F" w:rsidRDefault="00A11BB9">
      <w:pPr>
        <w:pStyle w:val="Titre3"/>
        <w:tabs>
          <w:tab w:val="center" w:pos="4800"/>
          <w:tab w:val="right" w:pos="9500"/>
        </w:tabs>
        <w:rPr>
          <w:lang w:val="en-US"/>
        </w:rPr>
      </w:pPr>
      <w:r w:rsidRPr="00D3493F">
        <w:rPr>
          <w:lang w:val="en-US"/>
        </w:rPr>
        <w:t xml:space="preserve">1.5  </w:t>
      </w:r>
      <w:bookmarkStart w:id="71" w:name="GrindEQpgref566560926"/>
      <w:bookmarkEnd w:id="71"/>
      <w:r w:rsidRPr="00D3493F">
        <w:rPr>
          <w:lang w:val="en-US"/>
        </w:rPr>
        <w:t>Evolution of the method for precipitation forecasting</w:t>
      </w:r>
    </w:p>
    <w:p w:rsidR="00A11BB9" w:rsidRPr="00D3493F" w:rsidRDefault="00A11BB9">
      <w:pPr>
        <w:tabs>
          <w:tab w:val="center" w:pos="4800"/>
          <w:tab w:val="right" w:pos="9500"/>
        </w:tabs>
        <w:ind w:firstLine="720"/>
        <w:jc w:val="both"/>
        <w:rPr>
          <w:rFonts w:ascii="Times New Roman" w:hAnsi="Times New Roman" w:cs="Times New Roman"/>
          <w:noProof/>
          <w:lang w:val="en-US"/>
        </w:rPr>
      </w:pPr>
      <w:r w:rsidRPr="00D3493F">
        <w:rPr>
          <w:noProof/>
          <w:lang w:val="en-US"/>
        </w:rPr>
        <w:t xml:space="preserve"> </w:t>
      </w:r>
    </w:p>
    <w:p w:rsidR="00A11BB9" w:rsidRPr="00D3493F" w:rsidRDefault="00A11BB9">
      <w:pPr>
        <w:tabs>
          <w:tab w:val="center" w:pos="4800"/>
          <w:tab w:val="right" w:pos="9500"/>
        </w:tabs>
        <w:ind w:firstLine="720"/>
        <w:jc w:val="both"/>
        <w:rPr>
          <w:rFonts w:ascii="Times New Roman" w:hAnsi="Times New Roman" w:cs="Times New Roman"/>
          <w:noProof/>
          <w:lang w:val="en-US"/>
        </w:rPr>
      </w:pPr>
      <w:commentRangeStart w:id="72"/>
      <w:r w:rsidRPr="00D3493F">
        <w:rPr>
          <w:noProof/>
          <w:lang w:val="en-US"/>
        </w:rPr>
        <w:t xml:space="preserve">The evolution of the AM for precipitation forecasting led to several improvements. However, some of these are specific for a certain region and are not relevant for others, and some perform better depending on the lead time. Thereby, one cannot provide a single best parameterization for the AM, neither rank them from worst to best. Some examples of parameterizations of the most recent AM variant will thus be provided, in the chronological order they appeared. </w:t>
      </w:r>
      <w:commentRangeEnd w:id="72"/>
      <w:r w:rsidR="00FD3AC1">
        <w:rPr>
          <w:rStyle w:val="Marquedecommentaire"/>
        </w:rPr>
        <w:commentReference w:id="72"/>
      </w:r>
      <w:r w:rsidRPr="00D3493F">
        <w:rPr>
          <w:noProof/>
          <w:lang w:val="en-US"/>
        </w:rPr>
        <w:t>The most common usage of the AM is for precipitation forecasting. Thus, the evolution presented hereafter focuses on this predictand. However, the AM, or an equivalent, was also used for short to medium term forecasting of daily temperatures [Radinovic(1975), Woodcock(1980), Kruizinga and Murphy(1983)], wind [Gordon(1987)], snow avalanches [Obled and Good(1980), Bolognesi(1993)], insolation [Bois et~al.(1981)Bois, Obled, and Thalamy], and the trajectory of tropical cyclones [Keenan and Woodcock(1981), Sievers et~al.(2000)Sievers, Fraedrich, and Raible, Fraedrich et~al.(2003)Fraedrich, Raible, and Sielmann]. [Guilbaud(1997)] performed a literature review about the use of the AM in long-term forecasting and identified operational applications for monthly forecasts in many countries, including Canada [Shabbar and Knox(1986)], Hungary [Toth(1989)], the Netherlands [Nap et~al.(1981)Nap, van~den Dool, and Oerlemans], and England [Murray(1974)], as well as seasonal forecasts: [Barnett and Preisendorfer(1978)], [Bergen and Harnack(1982)] and [Livezey and Barnston(1988)].</w:t>
      </w:r>
    </w:p>
    <w:p w:rsidR="00A11BB9" w:rsidRPr="00D3493F" w:rsidRDefault="00A11BB9">
      <w:pPr>
        <w:tabs>
          <w:tab w:val="center" w:pos="4800"/>
          <w:tab w:val="right" w:pos="9500"/>
        </w:tabs>
        <w:ind w:firstLine="720"/>
        <w:jc w:val="both"/>
        <w:rPr>
          <w:rFonts w:ascii="Times New Roman" w:hAnsi="Times New Roman" w:cs="Times New Roman"/>
          <w:noProof/>
          <w:lang w:val="en-US"/>
        </w:rPr>
      </w:pPr>
      <w:r w:rsidRPr="00D3493F">
        <w:rPr>
          <w:noProof/>
          <w:lang w:val="en-US"/>
        </w:rPr>
        <w:t>[Lorenz(1969)] introduced the concept and established the basis of the AM. He considered looking for analogues on the geopotential field (at 200, 500 and 850 hPa) with a corrected Euclidean distance averaged on the 3 levels. In addition, the analogue situations were to belong to the same period of the year to be comparable in terms of distribution of solar energy.</w:t>
      </w:r>
    </w:p>
    <w:p w:rsidR="00A11BB9" w:rsidRPr="00D3493F" w:rsidRDefault="00A11BB9">
      <w:pPr>
        <w:tabs>
          <w:tab w:val="center" w:pos="4800"/>
          <w:tab w:val="right" w:pos="9500"/>
        </w:tabs>
        <w:ind w:firstLine="720"/>
        <w:jc w:val="both"/>
        <w:rPr>
          <w:rFonts w:ascii="Times New Roman" w:hAnsi="Times New Roman" w:cs="Times New Roman"/>
          <w:noProof/>
          <w:lang w:val="en-US"/>
        </w:rPr>
      </w:pPr>
      <w:r w:rsidRPr="00D3493F">
        <w:rPr>
          <w:noProof/>
          <w:lang w:val="en-US"/>
        </w:rPr>
        <w:t xml:space="preserve">The use of the AM for operational forecasting of daily precipitation originates in the work of [Duband(1970), Duband(1974), Duband(1981)]. It was then designed for operational forecasting at EDF (Électricité de France) in order to better manage water resources and flood risks. The geopotential height at 700 hPa and 00 h was used for its higher stability than the sea level pressure (SLP) field, and its sensitivity to the atmospheric disturbances [Guilbaud(1997)]. However, the SLP at 06 h was also </w:t>
      </w:r>
      <w:del w:id="73" w:author="obled" w:date="2015-12-08T08:27:00Z">
        <w:r w:rsidRPr="00D3493F" w:rsidDel="00FD3AC1">
          <w:rPr>
            <w:noProof/>
            <w:lang w:val="en-US"/>
          </w:rPr>
          <w:delText xml:space="preserve">used </w:delText>
        </w:r>
      </w:del>
      <w:ins w:id="74" w:author="obled" w:date="2015-12-08T08:27:00Z">
        <w:r w:rsidR="00FD3AC1">
          <w:rPr>
            <w:noProof/>
            <w:lang w:val="en-US"/>
          </w:rPr>
          <w:t>introduc</w:t>
        </w:r>
        <w:r w:rsidR="00FD3AC1" w:rsidRPr="00D3493F">
          <w:rPr>
            <w:noProof/>
            <w:lang w:val="en-US"/>
          </w:rPr>
          <w:t xml:space="preserve">ed </w:t>
        </w:r>
      </w:ins>
      <w:r w:rsidRPr="00D3493F">
        <w:rPr>
          <w:noProof/>
          <w:lang w:val="en-US"/>
        </w:rPr>
        <w:t xml:space="preserve">for determining the precipitation intensity, </w:t>
      </w:r>
      <w:r w:rsidRPr="00D3493F">
        <w:rPr>
          <w:noProof/>
          <w:lang w:val="en-US"/>
        </w:rPr>
        <w:lastRenderedPageBreak/>
        <w:t>as well as the temperature at 700 hPa as indicator of the thermal state of the air mass [Duband(1974)]. The data were then based on 37 radiosounding over Europe</w:t>
      </w:r>
      <w:ins w:id="75" w:author="obled" w:date="2015-12-08T08:30:00Z">
        <w:r w:rsidR="00375AB5">
          <w:rPr>
            <w:noProof/>
            <w:lang w:val="en-US"/>
          </w:rPr>
          <w:t xml:space="preserve"> </w:t>
        </w:r>
      </w:ins>
      <w:ins w:id="76" w:author="obled" w:date="2015-12-08T08:29:00Z">
        <w:r w:rsidR="00FD3AC1">
          <w:rPr>
            <w:noProof/>
            <w:lang w:val="en-US"/>
          </w:rPr>
          <w:t xml:space="preserve">collected </w:t>
        </w:r>
      </w:ins>
      <w:ins w:id="77" w:author="obled" w:date="2015-12-08T08:30:00Z">
        <w:r w:rsidR="00375AB5">
          <w:rPr>
            <w:noProof/>
            <w:lang w:val="en-US"/>
          </w:rPr>
          <w:t>over a rather short period (1953-70</w:t>
        </w:r>
      </w:ins>
      <w:del w:id="78" w:author="obled" w:date="2015-12-08T08:31:00Z">
        <w:r w:rsidRPr="00D3493F" w:rsidDel="00375AB5">
          <w:rPr>
            <w:noProof/>
            <w:lang w:val="en-US"/>
          </w:rPr>
          <w:delText xml:space="preserve"> </w:delText>
        </w:r>
      </w:del>
      <w:ins w:id="79" w:author="obled" w:date="2015-12-08T08:31:00Z">
        <w:r w:rsidR="00375AB5">
          <w:rPr>
            <w:noProof/>
            <w:lang w:val="en-US"/>
          </w:rPr>
          <w:t xml:space="preserve">), </w:t>
        </w:r>
      </w:ins>
      <w:r w:rsidRPr="00D3493F">
        <w:rPr>
          <w:noProof/>
          <w:lang w:val="en-US"/>
        </w:rPr>
        <w:t>and condensed by a principal component analysis. The first 25 analogues on the geopotential at 700 hPa were considered, and multiple local regressions between precipitation, SLP, and the temperature at 700 hPa were established on these analogues before being applied to the target situation [Guilbaud(1997)]. The archives were split by season to consider comparable situations in terms of distribution of solar energy [Lorenz(1969)]. This initial</w:t>
      </w:r>
      <w:ins w:id="80" w:author="obled" w:date="2015-12-08T08:32:00Z">
        <w:r w:rsidR="00375AB5">
          <w:rPr>
            <w:noProof/>
            <w:lang w:val="en-US"/>
          </w:rPr>
          <w:t>ly</w:t>
        </w:r>
      </w:ins>
      <w:r w:rsidRPr="00D3493F">
        <w:rPr>
          <w:noProof/>
          <w:lang w:val="en-US"/>
        </w:rPr>
        <w:t xml:space="preserve"> rigid division into seasons was then transformed into a moving selection of more or less two months around the target date</w:t>
      </w:r>
      <w:ins w:id="81" w:author="obled" w:date="2015-12-08T08:32:00Z">
        <w:r w:rsidR="00375AB5">
          <w:rPr>
            <w:noProof/>
            <w:lang w:val="en-US"/>
          </w:rPr>
          <w:t>and the radiosond archive updated year after year</w:t>
        </w:r>
      </w:ins>
      <w:r w:rsidRPr="00D3493F">
        <w:rPr>
          <w:noProof/>
          <w:lang w:val="en-US"/>
        </w:rPr>
        <w:t xml:space="preserve">. The forecast was then performed only on the basis of </w:t>
      </w:r>
      <w:ins w:id="82" w:author="obled" w:date="2015-12-08T08:33:00Z">
        <w:r w:rsidR="00375AB5">
          <w:rPr>
            <w:noProof/>
            <w:lang w:val="en-US"/>
          </w:rPr>
          <w:t xml:space="preserve">radiosonde </w:t>
        </w:r>
      </w:ins>
      <w:r w:rsidRPr="00D3493F">
        <w:rPr>
          <w:noProof/>
          <w:lang w:val="en-US"/>
        </w:rPr>
        <w:t xml:space="preserve">observations and was temporally extrapolated to the </w:t>
      </w:r>
      <w:del w:id="83" w:author="obled" w:date="2015-12-08T08:34:00Z">
        <w:r w:rsidRPr="00D3493F" w:rsidDel="00375AB5">
          <w:rPr>
            <w:noProof/>
            <w:lang w:val="en-US"/>
          </w:rPr>
          <w:delText xml:space="preserve">following </w:delText>
        </w:r>
      </w:del>
      <w:r w:rsidRPr="00D3493F">
        <w:rPr>
          <w:noProof/>
          <w:lang w:val="en-US"/>
        </w:rPr>
        <w:t xml:space="preserve">two </w:t>
      </w:r>
      <w:ins w:id="84" w:author="obled" w:date="2015-12-08T08:34:00Z">
        <w:r w:rsidR="00375AB5" w:rsidRPr="00D3493F">
          <w:rPr>
            <w:noProof/>
            <w:lang w:val="en-US"/>
          </w:rPr>
          <w:t xml:space="preserve">following </w:t>
        </w:r>
      </w:ins>
      <w:r w:rsidRPr="00D3493F">
        <w:rPr>
          <w:noProof/>
          <w:lang w:val="en-US"/>
        </w:rPr>
        <w:t xml:space="preserve">days. After a few years, this statistical temporal extrapolation was abandoned in favor of a statistical adaptation using </w:t>
      </w:r>
      <w:ins w:id="85" w:author="obled" w:date="2015-12-08T08:35:00Z">
        <w:r w:rsidR="00375AB5">
          <w:rPr>
            <w:noProof/>
            <w:lang w:val="en-US"/>
          </w:rPr>
          <w:t xml:space="preserve">synoptic </w:t>
        </w:r>
      </w:ins>
      <w:r w:rsidRPr="00D3493F">
        <w:rPr>
          <w:noProof/>
          <w:lang w:val="en-US"/>
        </w:rPr>
        <w:t xml:space="preserve">predictors </w:t>
      </w:r>
      <w:del w:id="86" w:author="obled" w:date="2015-12-08T08:35:00Z">
        <w:r w:rsidRPr="00D3493F" w:rsidDel="00375AB5">
          <w:rPr>
            <w:noProof/>
            <w:lang w:val="en-US"/>
          </w:rPr>
          <w:delText xml:space="preserve">resulting </w:delText>
        </w:r>
      </w:del>
      <w:ins w:id="87" w:author="obled" w:date="2015-12-08T08:35:00Z">
        <w:r w:rsidR="00375AB5">
          <w:rPr>
            <w:noProof/>
            <w:lang w:val="en-US"/>
          </w:rPr>
          <w:t>taken</w:t>
        </w:r>
        <w:r w:rsidR="00375AB5" w:rsidRPr="00D3493F">
          <w:rPr>
            <w:noProof/>
            <w:lang w:val="en-US"/>
          </w:rPr>
          <w:t xml:space="preserve"> </w:t>
        </w:r>
      </w:ins>
      <w:r w:rsidRPr="00D3493F">
        <w:rPr>
          <w:noProof/>
          <w:lang w:val="en-US"/>
        </w:rPr>
        <w:t>from a numerical model, allowing a forecast over the following 4 days.</w:t>
      </w:r>
    </w:p>
    <w:p w:rsidR="00A11BB9" w:rsidRPr="00D3493F" w:rsidRDefault="00A11BB9">
      <w:pPr>
        <w:tabs>
          <w:tab w:val="center" w:pos="4800"/>
          <w:tab w:val="right" w:pos="9500"/>
        </w:tabs>
        <w:ind w:firstLine="720"/>
        <w:jc w:val="both"/>
        <w:rPr>
          <w:rFonts w:ascii="Times New Roman" w:hAnsi="Times New Roman" w:cs="Times New Roman"/>
          <w:noProof/>
          <w:lang w:val="en-US"/>
        </w:rPr>
      </w:pPr>
      <w:r w:rsidRPr="00D3493F">
        <w:rPr>
          <w:noProof/>
          <w:lang w:val="en-US"/>
        </w:rPr>
        <w:t>Thereafter, the geopotential</w:t>
      </w:r>
      <w:ins w:id="88" w:author="obled" w:date="2015-12-08T08:35:00Z">
        <w:r w:rsidR="00375AB5">
          <w:rPr>
            <w:noProof/>
            <w:lang w:val="en-US"/>
          </w:rPr>
          <w:t>s</w:t>
        </w:r>
      </w:ins>
      <w:r w:rsidRPr="00D3493F">
        <w:rPr>
          <w:noProof/>
          <w:lang w:val="en-US"/>
        </w:rPr>
        <w:t xml:space="preserve"> </w:t>
      </w:r>
      <w:del w:id="89" w:author="obled" w:date="2015-12-08T08:35:00Z">
        <w:r w:rsidRPr="00D3493F" w:rsidDel="00375AB5">
          <w:rPr>
            <w:noProof/>
            <w:lang w:val="en-US"/>
          </w:rPr>
          <w:delText xml:space="preserve">was </w:delText>
        </w:r>
      </w:del>
      <w:ins w:id="90" w:author="obled" w:date="2015-12-08T08:35:00Z">
        <w:r w:rsidR="00375AB5" w:rsidRPr="00D3493F">
          <w:rPr>
            <w:noProof/>
            <w:lang w:val="en-US"/>
          </w:rPr>
          <w:t>w</w:t>
        </w:r>
        <w:r w:rsidR="00375AB5">
          <w:rPr>
            <w:noProof/>
            <w:lang w:val="en-US"/>
          </w:rPr>
          <w:t>ere</w:t>
        </w:r>
        <w:r w:rsidR="00375AB5" w:rsidRPr="00D3493F">
          <w:rPr>
            <w:noProof/>
            <w:lang w:val="en-US"/>
          </w:rPr>
          <w:t xml:space="preserve"> </w:t>
        </w:r>
      </w:ins>
      <w:r w:rsidRPr="00D3493F">
        <w:rPr>
          <w:noProof/>
          <w:lang w:val="en-US"/>
        </w:rPr>
        <w:t xml:space="preserve">considered at 1000 hPa and 700 hPa and the analogues selection was done in two stages: first according to an Euclidean distance in the space of the principal components of the geopotential field at 700 hPa, and then according to a correlation criterion (on the geopotential field at 700 and 1000 hPa, as well as on the thickness between these two levels) in order to remove days </w:t>
      </w:r>
      <w:ins w:id="91" w:author="obled" w:date="2015-12-08T08:37:00Z">
        <w:r w:rsidR="00375AB5">
          <w:rPr>
            <w:noProof/>
            <w:lang w:val="en-US"/>
          </w:rPr>
          <w:t xml:space="preserve">close in distance but </w:t>
        </w:r>
      </w:ins>
      <w:r w:rsidRPr="00D3493F">
        <w:rPr>
          <w:noProof/>
          <w:lang w:val="en-US"/>
        </w:rPr>
        <w:t xml:space="preserve">too dissimilar </w:t>
      </w:r>
      <w:ins w:id="92" w:author="obled" w:date="2015-12-08T08:37:00Z">
        <w:r w:rsidR="00375AB5">
          <w:rPr>
            <w:noProof/>
            <w:lang w:val="en-US"/>
          </w:rPr>
          <w:t>in pattern</w:t>
        </w:r>
      </w:ins>
      <w:r w:rsidRPr="00D3493F">
        <w:rPr>
          <w:noProof/>
          <w:lang w:val="en-US"/>
        </w:rPr>
        <w:t xml:space="preserve">[Guilbaud(1997)]. The </w:t>
      </w:r>
      <w:ins w:id="93" w:author="obled" w:date="2015-12-08T08:59:00Z">
        <w:r w:rsidR="000C728F">
          <w:rPr>
            <w:noProof/>
            <w:lang w:val="en-US"/>
          </w:rPr>
          <w:t xml:space="preserve">local </w:t>
        </w:r>
      </w:ins>
      <w:r w:rsidRPr="00D3493F">
        <w:rPr>
          <w:noProof/>
          <w:lang w:val="en-US"/>
        </w:rPr>
        <w:t xml:space="preserve">regression approach to </w:t>
      </w:r>
      <w:del w:id="94" w:author="obled" w:date="2015-12-08T08:38:00Z">
        <w:r w:rsidRPr="00D3493F" w:rsidDel="00375AB5">
          <w:rPr>
            <w:noProof/>
            <w:lang w:val="en-US"/>
          </w:rPr>
          <w:delText xml:space="preserve">determining </w:delText>
        </w:r>
      </w:del>
      <w:ins w:id="95" w:author="obled" w:date="2015-12-08T08:38:00Z">
        <w:r w:rsidR="00375AB5" w:rsidRPr="00D3493F">
          <w:rPr>
            <w:noProof/>
            <w:lang w:val="en-US"/>
          </w:rPr>
          <w:t>determin</w:t>
        </w:r>
        <w:r w:rsidR="00375AB5">
          <w:rPr>
            <w:noProof/>
            <w:lang w:val="en-US"/>
          </w:rPr>
          <w:t>e</w:t>
        </w:r>
        <w:r w:rsidR="00375AB5" w:rsidRPr="00D3493F">
          <w:rPr>
            <w:noProof/>
            <w:lang w:val="en-US"/>
          </w:rPr>
          <w:t xml:space="preserve"> </w:t>
        </w:r>
      </w:ins>
      <w:r w:rsidRPr="00D3493F">
        <w:rPr>
          <w:noProof/>
          <w:lang w:val="en-US"/>
        </w:rPr>
        <w:t xml:space="preserve">precipitation was eventually abandoned in favor of the </w:t>
      </w:r>
      <w:ins w:id="96" w:author="obled" w:date="2015-12-08T08:38:00Z">
        <w:r w:rsidR="00375AB5">
          <w:rPr>
            <w:noProof/>
            <w:lang w:val="en-US"/>
          </w:rPr>
          <w:t xml:space="preserve">direct </w:t>
        </w:r>
      </w:ins>
      <w:commentRangeStart w:id="97"/>
      <w:r w:rsidRPr="00D3493F">
        <w:rPr>
          <w:noProof/>
          <w:lang w:val="en-US"/>
        </w:rPr>
        <w:t>probabilistic</w:t>
      </w:r>
      <w:commentRangeEnd w:id="97"/>
      <w:r w:rsidR="00375AB5">
        <w:rPr>
          <w:rStyle w:val="Marquedecommentaire"/>
        </w:rPr>
        <w:commentReference w:id="97"/>
      </w:r>
      <w:r w:rsidRPr="00D3493F">
        <w:rPr>
          <w:noProof/>
          <w:lang w:val="en-US"/>
        </w:rPr>
        <w:t xml:space="preserve"> forecasting (synthesized by the percentiles 20, 60 and 90 %), as it is performed today by interpolating linearly over the cumulative empirical distribution of daily precipitation measured at the analogue days [Guilbaud(1997), Guilbaud and Obled(1998)].</w:t>
      </w:r>
    </w:p>
    <w:p w:rsidR="00A11BB9" w:rsidRPr="00D3493F" w:rsidRDefault="00A11BB9">
      <w:pPr>
        <w:tabs>
          <w:tab w:val="center" w:pos="4800"/>
          <w:tab w:val="right" w:pos="9500"/>
        </w:tabs>
        <w:ind w:firstLine="720"/>
        <w:jc w:val="both"/>
        <w:rPr>
          <w:rFonts w:ascii="Times New Roman" w:hAnsi="Times New Roman" w:cs="Times New Roman"/>
          <w:noProof/>
          <w:lang w:val="en-US"/>
        </w:rPr>
      </w:pPr>
      <w:r w:rsidRPr="00D3493F">
        <w:rPr>
          <w:noProof/>
          <w:lang w:val="en-US"/>
        </w:rPr>
        <w:t xml:space="preserve">[Wilson and Yacowar(1980)] sought the 20 best analogues on the geopotential field at 500 and 1000 hPa using the Teweles-Wobus (S1) criterion (Eq. 1), which allows for a comparison of the gradients and thus an analogy of the atmospheric circulation. This work has demonstrated the best performance of the AM compared to </w:t>
      </w:r>
      <w:ins w:id="98" w:author="obled" w:date="2015-12-08T08:58:00Z">
        <w:r w:rsidR="000C728F">
          <w:rPr>
            <w:noProof/>
            <w:lang w:val="en-US"/>
          </w:rPr>
          <w:t xml:space="preserve">classical </w:t>
        </w:r>
      </w:ins>
      <w:r w:rsidRPr="00D3493F">
        <w:rPr>
          <w:noProof/>
          <w:lang w:val="en-US"/>
        </w:rPr>
        <w:t>regression</w:t>
      </w:r>
      <w:ins w:id="99" w:author="obled" w:date="2015-12-08T08:58:00Z">
        <w:r w:rsidR="000C728F">
          <w:rPr>
            <w:noProof/>
            <w:lang w:val="en-US"/>
          </w:rPr>
          <w:t xml:space="preserve"> based approaches</w:t>
        </w:r>
      </w:ins>
      <w:del w:id="100" w:author="obled" w:date="2015-12-08T08:58:00Z">
        <w:r w:rsidRPr="00D3493F" w:rsidDel="000C728F">
          <w:rPr>
            <w:noProof/>
            <w:lang w:val="en-US"/>
          </w:rPr>
          <w:delText xml:space="preserve"> methods</w:delText>
        </w:r>
      </w:del>
      <w:r w:rsidRPr="00D3493F">
        <w:rPr>
          <w:noProof/>
          <w:lang w:val="en-US"/>
        </w:rPr>
        <w:t>, as well as the interest to search for analogues on two (500 and 1000 hPa) geopotential fields combined [Guilbaud(1997)]. [Woodcock(1980)] used the same criterion on the SLP fields to select 50 analogues in order to forecast maximum daily temperatures.</w:t>
      </w:r>
    </w:p>
    <w:p w:rsidR="00A11BB9" w:rsidRPr="00D3493F" w:rsidRDefault="00A11BB9">
      <w:pPr>
        <w:tabs>
          <w:tab w:val="center" w:pos="4800"/>
          <w:tab w:val="right" w:pos="9500"/>
        </w:tabs>
        <w:ind w:firstLine="720"/>
        <w:jc w:val="both"/>
        <w:rPr>
          <w:rFonts w:ascii="Times New Roman" w:hAnsi="Times New Roman" w:cs="Times New Roman"/>
          <w:noProof/>
          <w:lang w:val="en-US"/>
        </w:rPr>
      </w:pPr>
      <w:commentRangeStart w:id="101"/>
      <w:r w:rsidRPr="00D3493F">
        <w:rPr>
          <w:noProof/>
          <w:lang w:val="en-US"/>
        </w:rPr>
        <w:t xml:space="preserve">[Mandon(1985)] </w:t>
      </w:r>
      <w:ins w:id="102" w:author="obled" w:date="2015-12-08T09:01:00Z">
        <w:r w:rsidR="000C728F">
          <w:rPr>
            <w:noProof/>
            <w:lang w:val="en-US"/>
          </w:rPr>
          <w:t xml:space="preserve">tried to </w:t>
        </w:r>
      </w:ins>
      <w:r w:rsidRPr="00D3493F">
        <w:rPr>
          <w:noProof/>
          <w:lang w:val="en-US"/>
        </w:rPr>
        <w:t>introduce</w:t>
      </w:r>
      <w:del w:id="103" w:author="obled" w:date="2015-12-08T09:01:00Z">
        <w:r w:rsidRPr="00D3493F" w:rsidDel="000C728F">
          <w:rPr>
            <w:noProof/>
            <w:lang w:val="en-US"/>
          </w:rPr>
          <w:delText>d</w:delText>
        </w:r>
      </w:del>
      <w:r w:rsidRPr="00D3493F">
        <w:rPr>
          <w:noProof/>
          <w:lang w:val="en-US"/>
        </w:rPr>
        <w:t xml:space="preserve"> a second level of analogy and assessed different variables, such as wind, moisture, air temperature, surface temperature of the Mediterranean, the product of wind and the 700 hPa moisture, as well as a second barometric criteria differentiated according to the season. [</w:t>
      </w:r>
      <w:del w:id="104" w:author="obled" w:date="2015-12-08T09:02:00Z">
        <w:r w:rsidRPr="00D3493F" w:rsidDel="000C728F">
          <w:rPr>
            <w:noProof/>
            <w:lang w:val="en-US"/>
          </w:rPr>
          <w:delText>Vallî</w:delText>
        </w:r>
      </w:del>
      <w:ins w:id="105" w:author="obled" w:date="2015-12-08T09:02:00Z">
        <w:r w:rsidR="000C728F" w:rsidRPr="00D3493F">
          <w:rPr>
            <w:noProof/>
            <w:lang w:val="en-US"/>
          </w:rPr>
          <w:t>Vall</w:t>
        </w:r>
        <w:r w:rsidR="000C728F">
          <w:rPr>
            <w:noProof/>
            <w:lang w:val="en-US"/>
          </w:rPr>
          <w:t>ée</w:t>
        </w:r>
      </w:ins>
      <w:r w:rsidRPr="00D3493F">
        <w:rPr>
          <w:noProof/>
          <w:lang w:val="en-US"/>
        </w:rPr>
        <w:t>(1986)] continued to work on the second level of analogy and considered the wind at 700 hPa &amp; 12 h in order to improve heavy precipitation events for a region in France susceptible to southerly flows.</w:t>
      </w:r>
    </w:p>
    <w:p w:rsidR="00A11BB9" w:rsidRPr="00D3493F" w:rsidRDefault="00A11BB9">
      <w:pPr>
        <w:tabs>
          <w:tab w:val="center" w:pos="4800"/>
          <w:tab w:val="right" w:pos="9500"/>
        </w:tabs>
        <w:ind w:firstLine="720"/>
        <w:jc w:val="both"/>
        <w:rPr>
          <w:rFonts w:ascii="Times New Roman" w:hAnsi="Times New Roman" w:cs="Times New Roman"/>
          <w:noProof/>
          <w:lang w:val="en-US"/>
        </w:rPr>
      </w:pPr>
      <w:r w:rsidRPr="00D3493F">
        <w:rPr>
          <w:noProof/>
          <w:lang w:val="en-US"/>
        </w:rPr>
        <w:t xml:space="preserve">Taking advantage of higher-performance </w:t>
      </w:r>
      <w:commentRangeStart w:id="106"/>
      <w:r w:rsidRPr="00D3493F">
        <w:rPr>
          <w:noProof/>
          <w:lang w:val="en-US"/>
        </w:rPr>
        <w:t>IT</w:t>
      </w:r>
      <w:commentRangeEnd w:id="106"/>
      <w:r w:rsidR="000C728F">
        <w:rPr>
          <w:rStyle w:val="Marquedecommentaire"/>
        </w:rPr>
        <w:commentReference w:id="106"/>
      </w:r>
      <w:r w:rsidRPr="00D3493F">
        <w:rPr>
          <w:noProof/>
          <w:lang w:val="en-US"/>
        </w:rPr>
        <w:t xml:space="preserve"> tools [Guilbaud(1997)] stopped using PCA in order to work directly with the raw data interpolated on grids, which resulted in an improvement, especially when considering the S1 criterion (already used for analogues selection by Wilson1980 and Woodcock1980) instead of the Euclidean distance. After comparing this criterion to other criteria from the literature, or combinations of these, [Guilbaud and Obled(1998)] found that S1 is the most efficient. They also pointed out the benefit of using 2 atmospheric levels, 1000 hPa (Z1000) and 700 hPa (Z700) or 500 hPa (Z500), instead of one (also </w:t>
      </w:r>
      <w:r w:rsidRPr="00D3493F">
        <w:rPr>
          <w:noProof/>
          <w:lang w:val="en-US"/>
        </w:rPr>
        <w:lastRenderedPageBreak/>
        <w:t xml:space="preserve">instead of the thickness), and to also consider 2 temporal windows, 00 h and 24 h [Obled et~al.(2002)Obled, Bontron, and Gar]. The number of analogues considered was 50 (Table 1). When using multiple predictors, they combined the criteria values calculated on each atmospheric level and each temporal window using an arithmetic mean. Finally, they also suggested using a second level of analogy on lower layers moisture and introduced the Ranked Probability Score [Epstein(1969)] </w:t>
      </w:r>
      <w:del w:id="107" w:author="obled" w:date="2015-12-08T09:04:00Z">
        <w:r w:rsidRPr="00D3493F" w:rsidDel="000C728F">
          <w:rPr>
            <w:noProof/>
            <w:lang w:val="en-US"/>
          </w:rPr>
          <w:delText xml:space="preserve">to assess the forecast quality, </w:delText>
        </w:r>
      </w:del>
      <w:r w:rsidRPr="00D3493F">
        <w:rPr>
          <w:noProof/>
          <w:lang w:val="en-US"/>
        </w:rPr>
        <w:t>which was found to be more relevant that the Brier score [Brier(1950)]</w:t>
      </w:r>
      <w:ins w:id="108" w:author="obled" w:date="2015-12-08T09:04:00Z">
        <w:r w:rsidR="000C728F" w:rsidRPr="000C728F">
          <w:rPr>
            <w:noProof/>
            <w:lang w:val="en-US"/>
          </w:rPr>
          <w:t xml:space="preserve"> </w:t>
        </w:r>
        <w:r w:rsidR="000C728F" w:rsidRPr="00D3493F">
          <w:rPr>
            <w:noProof/>
            <w:lang w:val="en-US"/>
          </w:rPr>
          <w:t>to assess the forecast quality</w:t>
        </w:r>
        <w:r w:rsidR="000C728F">
          <w:rPr>
            <w:noProof/>
            <w:lang w:val="en-US"/>
          </w:rPr>
          <w:t xml:space="preserve"> and perform the optimisation</w:t>
        </w:r>
      </w:ins>
      <w:r w:rsidRPr="00D3493F">
        <w:rPr>
          <w:noProof/>
          <w:lang w:val="en-US"/>
        </w:rPr>
        <w:t>.</w:t>
      </w:r>
      <w:commentRangeEnd w:id="101"/>
      <w:r w:rsidR="000C728F">
        <w:rPr>
          <w:rStyle w:val="Marquedecommentaire"/>
        </w:rPr>
        <w:commentReference w:id="101"/>
      </w:r>
    </w:p>
    <w:p w:rsidR="00A11BB9" w:rsidRPr="00D3493F" w:rsidRDefault="00A11BB9">
      <w:pPr>
        <w:tabs>
          <w:tab w:val="center" w:pos="4800"/>
          <w:tab w:val="right" w:pos="9500"/>
        </w:tabs>
        <w:ind w:firstLine="720"/>
        <w:jc w:val="both"/>
        <w:rPr>
          <w:rFonts w:ascii="Times New Roman" w:hAnsi="Times New Roman" w:cs="Times New Roman"/>
          <w:noProof/>
          <w:lang w:val="en-US"/>
        </w:rPr>
      </w:pPr>
    </w:p>
    <w:p w:rsidR="00A11BB9" w:rsidRPr="00D3493F" w:rsidRDefault="00A11BB9">
      <w:pPr>
        <w:tabs>
          <w:tab w:val="center" w:pos="4800"/>
          <w:tab w:val="right" w:pos="9500"/>
        </w:tabs>
        <w:jc w:val="center"/>
        <w:rPr>
          <w:rFonts w:ascii="Times New Roman" w:hAnsi="Times New Roman" w:cs="Times New Roman"/>
          <w:noProof/>
          <w:lang w:val="en-US"/>
        </w:rPr>
      </w:pPr>
      <w:commentRangeStart w:id="109"/>
      <w:r w:rsidRPr="00D3493F">
        <w:rPr>
          <w:noProof/>
          <w:lang w:val="en-US"/>
        </w:rPr>
        <w:t>Table  1: Method of type PC-4Z proposed by [Guilbaud(1997)]. The first column is the level of analogy (0 for preselection), then comes the meteorological variable and its hour of observation (temporal window). The criteria used for the current level of analogy is then provided, as well as the number of analogues.</w:t>
      </w:r>
    </w:p>
    <w:p w:rsidR="00A11BB9" w:rsidRPr="00D3493F" w:rsidRDefault="00A11BB9">
      <w:pPr>
        <w:tabs>
          <w:tab w:val="center" w:pos="4800"/>
          <w:tab w:val="right" w:pos="9500"/>
        </w:tabs>
        <w:ind w:firstLine="720"/>
        <w:jc w:val="both"/>
        <w:rPr>
          <w:rFonts w:ascii="Times New Roman" w:hAnsi="Times New Roman" w:cs="Times New Roman"/>
          <w:noProof/>
          <w:lang w:val="en-US"/>
        </w:rPr>
      </w:pPr>
      <w:r w:rsidRPr="00D3493F">
        <w:rPr>
          <w:noProof/>
          <w:lang w:val="en-US"/>
        </w:rPr>
        <w:t xml:space="preserve"> </w:t>
      </w:r>
    </w:p>
    <w:tbl>
      <w:tblPr>
        <w:tblW w:w="0" w:type="auto"/>
        <w:tblInd w:w="5" w:type="dxa"/>
        <w:tblLayout w:type="fixed"/>
        <w:tblCellMar>
          <w:left w:w="0" w:type="dxa"/>
          <w:right w:w="0" w:type="dxa"/>
        </w:tblCellMar>
        <w:tblLook w:val="0000" w:firstRow="0" w:lastRow="0" w:firstColumn="0" w:lastColumn="0" w:noHBand="0" w:noVBand="0"/>
      </w:tblPr>
      <w:tblGrid>
        <w:gridCol w:w="1500"/>
        <w:gridCol w:w="1500"/>
        <w:gridCol w:w="1500"/>
        <w:gridCol w:w="1500"/>
        <w:gridCol w:w="1500"/>
      </w:tblGrid>
      <w:tr w:rsidR="00A11BB9">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rsidRPr="00D3493F">
              <w:rPr>
                <w:lang w:val="en-US"/>
              </w:rPr>
              <w:t xml:space="preserve"> </w:t>
            </w:r>
            <w:proofErr w:type="spellStart"/>
            <w:r>
              <w:rPr>
                <w:b/>
                <w:bCs/>
              </w:rPr>
              <w:t>Level</w:t>
            </w:r>
            <w:proofErr w:type="spellEnd"/>
            <w:r>
              <w:t xml:space="preserve">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w:t>
            </w:r>
            <w:r>
              <w:rPr>
                <w:b/>
                <w:bCs/>
              </w:rPr>
              <w:t>Variable</w:t>
            </w:r>
            <w:r>
              <w:t xml:space="preserve">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w:t>
            </w:r>
            <w:proofErr w:type="spellStart"/>
            <w:r>
              <w:rPr>
                <w:b/>
                <w:bCs/>
              </w:rPr>
              <w:t>Hour</w:t>
            </w:r>
            <w:proofErr w:type="spellEnd"/>
            <w:r>
              <w:t xml:space="preserve">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w:t>
            </w:r>
            <w:proofErr w:type="spellStart"/>
            <w:r>
              <w:rPr>
                <w:b/>
                <w:bCs/>
              </w:rPr>
              <w:t>Criteria</w:t>
            </w:r>
            <w:proofErr w:type="spellEnd"/>
            <w:r>
              <w:t xml:space="preserve">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w:t>
            </w:r>
            <w:r>
              <w:rPr>
                <w:b/>
                <w:bCs/>
              </w:rPr>
              <w:t>Nb</w:t>
            </w:r>
            <w:r>
              <w:t xml:space="preserve"> </w:t>
            </w:r>
          </w:p>
        </w:tc>
      </w:tr>
      <w:tr w:rsidR="00A11BB9" w:rsidRPr="000A7817">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0 </w:t>
            </w:r>
          </w:p>
        </w:tc>
        <w:tc>
          <w:tcPr>
            <w:tcW w:w="6000" w:type="dxa"/>
            <w:gridSpan w:val="4"/>
            <w:tcBorders>
              <w:top w:val="single" w:sz="4" w:space="0" w:color="auto"/>
              <w:left w:val="single" w:sz="4" w:space="0" w:color="auto"/>
              <w:bottom w:val="single" w:sz="4" w:space="0" w:color="auto"/>
              <w:right w:val="single" w:sz="4" w:space="0" w:color="auto"/>
            </w:tcBorders>
          </w:tcPr>
          <w:p w:rsidR="00A11BB9" w:rsidRPr="00D3493F" w:rsidRDefault="00A11BB9">
            <w:pPr>
              <w:tabs>
                <w:tab w:val="center" w:pos="4800"/>
                <w:tab w:val="right" w:pos="9500"/>
              </w:tabs>
              <w:ind w:firstLine="720"/>
              <w:jc w:val="both"/>
              <w:rPr>
                <w:lang w:val="en-US"/>
              </w:rPr>
            </w:pPr>
            <w:r w:rsidRPr="00D3493F">
              <w:rPr>
                <w:lang w:val="en-US"/>
              </w:rPr>
              <w:t xml:space="preserve"> </w:t>
            </w:r>
            <w:r>
              <w:rPr>
                <w:position w:val="-6"/>
              </w:rPr>
              <w:object w:dxaOrig="480" w:dyaOrig="279">
                <v:shape id="_x0000_i1036" type="#_x0000_t75" style="width:23.75pt;height:14.25pt" o:ole="">
                  <v:imagedata r:id="rId32" o:title=""/>
                </v:shape>
                <o:OLEObject Type="Embed" ProgID="Equation.3" ShapeID="_x0000_i1036" DrawAspect="Content" ObjectID="_1511254119" r:id="rId33"/>
              </w:object>
            </w:r>
            <w:r w:rsidRPr="00D3493F">
              <w:rPr>
                <w:lang w:val="en-US"/>
              </w:rPr>
              <w:t xml:space="preserve"> days around the target date </w:t>
            </w:r>
          </w:p>
        </w:tc>
      </w:tr>
      <w:tr w:rsidR="00A11BB9">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2*1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Z1000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00, 24 h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2*S1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2*50 </w:t>
            </w:r>
          </w:p>
        </w:tc>
      </w:tr>
      <w:tr w:rsidR="00A11BB9">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Z700 </w:t>
            </w:r>
            <w:r>
              <w:rPr>
                <w:position w:val="-4"/>
              </w:rPr>
              <w:object w:dxaOrig="139" w:dyaOrig="300">
                <v:shape id="_x0000_i1037" type="#_x0000_t75" style="width:6.8pt;height:14.95pt" o:ole="">
                  <v:imagedata r:id="rId34" o:title=""/>
                </v:shape>
                <o:OLEObject Type="Embed" ProgID="Equation.3" ShapeID="_x0000_i1037" DrawAspect="Content" ObjectID="_1511254120" r:id="rId35"/>
              </w:object>
            </w:r>
            <w:r>
              <w:t xml:space="preserve">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00, 24 h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w:t>
            </w:r>
          </w:p>
        </w:tc>
      </w:tr>
      <w:tr w:rsidR="00A11BB9">
        <w:trPr>
          <w:gridAfter w:val="3"/>
          <w:wAfter w:w="4500" w:type="dxa"/>
        </w:trPr>
        <w:tc>
          <w:tcPr>
            <w:tcW w:w="3000" w:type="dxa"/>
            <w:gridSpan w:val="2"/>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p>
        </w:tc>
      </w:tr>
    </w:tbl>
    <w:p w:rsidR="00A11BB9" w:rsidRDefault="00A11BB9">
      <w:pPr>
        <w:tabs>
          <w:tab w:val="center" w:pos="4800"/>
          <w:tab w:val="right" w:pos="9500"/>
        </w:tabs>
        <w:ind w:firstLine="720"/>
        <w:jc w:val="both"/>
        <w:rPr>
          <w:rFonts w:ascii="Times New Roman" w:hAnsi="Times New Roman" w:cs="Times New Roman"/>
          <w:noProof/>
        </w:rPr>
      </w:pPr>
    </w:p>
    <w:p w:rsidR="00A11BB9" w:rsidRDefault="00A11BB9">
      <w:pPr>
        <w:tabs>
          <w:tab w:val="center" w:pos="4800"/>
          <w:tab w:val="right" w:pos="9500"/>
        </w:tabs>
        <w:ind w:firstLine="720"/>
        <w:jc w:val="both"/>
        <w:rPr>
          <w:rFonts w:ascii="Times New Roman" w:hAnsi="Times New Roman" w:cs="Times New Roman"/>
          <w:noProof/>
        </w:rPr>
      </w:pPr>
      <w:r>
        <w:rPr>
          <w:noProof/>
        </w:rPr>
        <w:t xml:space="preserve"> </w:t>
      </w:r>
      <w:r>
        <w:rPr>
          <w:noProof/>
          <w:position w:val="-10"/>
        </w:rPr>
        <w:object w:dxaOrig="180" w:dyaOrig="320">
          <v:shape id="_x0000_i1038" type="#_x0000_t75" style="width:8.85pt;height:16.3pt" o:ole="">
            <v:imagedata r:id="rId36" o:title=""/>
          </v:shape>
          <o:OLEObject Type="Embed" ProgID="Equation.3" ShapeID="_x0000_i1038" DrawAspect="Content" ObjectID="_1511254121" r:id="rId37"/>
        </w:object>
      </w:r>
      <w:r>
        <w:rPr>
          <w:noProof/>
        </w:rPr>
        <w:t xml:space="preserve"> or Z500 as an alternative  </w:t>
      </w:r>
      <w:commentRangeEnd w:id="109"/>
      <w:r w:rsidR="00A52DE3">
        <w:rPr>
          <w:rStyle w:val="Marquedecommentaire"/>
        </w:rPr>
        <w:commentReference w:id="109"/>
      </w:r>
    </w:p>
    <w:p w:rsidR="00A11BB9" w:rsidRPr="00D3493F" w:rsidRDefault="00A52DE3">
      <w:pPr>
        <w:tabs>
          <w:tab w:val="center" w:pos="4800"/>
          <w:tab w:val="right" w:pos="9500"/>
        </w:tabs>
        <w:ind w:firstLine="720"/>
        <w:jc w:val="both"/>
        <w:rPr>
          <w:rFonts w:ascii="Times New Roman" w:hAnsi="Times New Roman" w:cs="Times New Roman"/>
          <w:noProof/>
          <w:lang w:val="en-US"/>
        </w:rPr>
      </w:pPr>
      <w:ins w:id="110" w:author="obled" w:date="2015-12-08T09:17:00Z">
        <w:r w:rsidRPr="00A52DE3">
          <w:rPr>
            <w:rStyle w:val="sel"/>
            <w:rFonts w:ascii="Arial" w:hAnsi="Arial" w:cs="Arial"/>
            <w:sz w:val="20"/>
            <w:szCs w:val="20"/>
            <w:lang w:val="en-US"/>
            <w:rPrChange w:id="111" w:author="obled" w:date="2015-12-08T09:17:00Z">
              <w:rPr>
                <w:rStyle w:val="sel"/>
                <w:rFonts w:ascii="Arial" w:hAnsi="Arial" w:cs="Arial"/>
                <w:sz w:val="20"/>
                <w:szCs w:val="20"/>
              </w:rPr>
            </w:rPrChange>
          </w:rPr>
          <w:t>At the dawn of</w:t>
        </w:r>
        <w:r w:rsidRPr="00A52DE3">
          <w:rPr>
            <w:rFonts w:ascii="Arial" w:hAnsi="Arial" w:cs="Arial"/>
            <w:sz w:val="20"/>
            <w:szCs w:val="20"/>
            <w:lang w:val="en-US"/>
            <w:rPrChange w:id="112" w:author="obled" w:date="2015-12-08T09:17:00Z">
              <w:rPr>
                <w:rFonts w:ascii="Arial" w:hAnsi="Arial" w:cs="Arial"/>
                <w:sz w:val="20"/>
                <w:szCs w:val="20"/>
              </w:rPr>
            </w:rPrChange>
          </w:rPr>
          <w:t xml:space="preserve"> the new millennium</w:t>
        </w:r>
        <w:r w:rsidRPr="00D3493F">
          <w:rPr>
            <w:noProof/>
            <w:lang w:val="en-US"/>
          </w:rPr>
          <w:t xml:space="preserve"> </w:t>
        </w:r>
      </w:ins>
      <w:r w:rsidR="00A11BB9" w:rsidRPr="00D3493F">
        <w:rPr>
          <w:noProof/>
          <w:lang w:val="en-US"/>
        </w:rPr>
        <w:t xml:space="preserve">[Bontron(2004)] could benefit from </w:t>
      </w:r>
      <w:ins w:id="113" w:author="obled" w:date="2015-12-08T09:17:00Z">
        <w:r>
          <w:rPr>
            <w:noProof/>
            <w:lang w:val="en-US"/>
          </w:rPr>
          <w:t xml:space="preserve">a real breakthrough, </w:t>
        </w:r>
      </w:ins>
      <w:r w:rsidR="00A11BB9" w:rsidRPr="00D3493F">
        <w:rPr>
          <w:noProof/>
          <w:lang w:val="en-US"/>
        </w:rPr>
        <w:t>the newly available NCEP/NCAR reanalysis data. This dataset being more homogeneous, much longer, and containing more variables than what was previously used, he could systematically assess a large selection of variables in the AM combined with different criteria. He thus confirmed the interest of the geopotential height along with the S1 criterion for the first level of analogy. He has also shown that the choice of the temporal window (time</w:t>
      </w:r>
      <w:ins w:id="114" w:author="obled" w:date="2015-12-08T09:18:00Z">
        <w:r w:rsidR="00EF31E1">
          <w:rPr>
            <w:noProof/>
            <w:lang w:val="en-US"/>
          </w:rPr>
          <w:t>s</w:t>
        </w:r>
      </w:ins>
      <w:r w:rsidR="00A11BB9" w:rsidRPr="00D3493F">
        <w:rPr>
          <w:noProof/>
          <w:lang w:val="en-US"/>
        </w:rPr>
        <w:t xml:space="preserve"> of observation) has a higher importance than the atmospheric level for the performance of the AM</w:t>
      </w:r>
      <w:ins w:id="115" w:author="obled" w:date="2015-12-08T09:19:00Z">
        <w:r w:rsidR="00EF31E1">
          <w:rPr>
            <w:noProof/>
            <w:lang w:val="en-US"/>
          </w:rPr>
          <w:t xml:space="preserve"> for daily precipitations</w:t>
        </w:r>
      </w:ins>
      <w:r w:rsidR="00A11BB9" w:rsidRPr="00D3493F">
        <w:rPr>
          <w:noProof/>
          <w:lang w:val="en-US"/>
        </w:rPr>
        <w:t>. By assessing multiple combinations of atmospheric levels and temporal windows, he concluded that the coupled geopotential heights at 1000 hPa (Z1000) &amp; 12 h and 500 hPa (Z500) &amp; 24 h provided the best performance for the studied region (Table 2). The analogy on the atmospheric circulation proposed by [Bontron(2004)] is still, at the time of writing, often used operationally, and considered as a reference for benchmarking new parameterizations [Horton et</w:t>
      </w:r>
      <w:del w:id="116" w:author="obled" w:date="2015-12-08T09:19:00Z">
        <w:r w:rsidR="00A11BB9" w:rsidRPr="00D3493F" w:rsidDel="00EF31E1">
          <w:rPr>
            <w:noProof/>
            <w:lang w:val="en-US"/>
          </w:rPr>
          <w:delText>~</w:delText>
        </w:r>
      </w:del>
      <w:r w:rsidR="00A11BB9" w:rsidRPr="00D3493F">
        <w:rPr>
          <w:noProof/>
          <w:lang w:val="en-US"/>
        </w:rPr>
        <w:t>al.(2012)Horton, Jaboyedoff, Metzger, Obled, and Marty, Ben Daoud et</w:t>
      </w:r>
      <w:del w:id="117" w:author="obled" w:date="2015-12-08T09:19:00Z">
        <w:r w:rsidR="00A11BB9" w:rsidRPr="00D3493F" w:rsidDel="00EF31E1">
          <w:rPr>
            <w:noProof/>
            <w:lang w:val="en-US"/>
          </w:rPr>
          <w:delText>~</w:delText>
        </w:r>
      </w:del>
      <w:r w:rsidR="00A11BB9" w:rsidRPr="00D3493F">
        <w:rPr>
          <w:noProof/>
          <w:lang w:val="en-US"/>
        </w:rPr>
        <w:t>al.(2015)Ben Daoud, Sauquet, Bontron, Obled, and Lang].</w:t>
      </w:r>
    </w:p>
    <w:p w:rsidR="00A11BB9" w:rsidRPr="00D3493F" w:rsidRDefault="00A11BB9">
      <w:pPr>
        <w:tabs>
          <w:tab w:val="center" w:pos="4800"/>
          <w:tab w:val="right" w:pos="9500"/>
        </w:tabs>
        <w:ind w:firstLine="720"/>
        <w:jc w:val="both"/>
        <w:rPr>
          <w:rFonts w:ascii="Times New Roman" w:hAnsi="Times New Roman" w:cs="Times New Roman"/>
          <w:noProof/>
          <w:lang w:val="en-US"/>
        </w:rPr>
      </w:pPr>
    </w:p>
    <w:p w:rsidR="00A11BB9" w:rsidRDefault="00A11BB9">
      <w:pPr>
        <w:tabs>
          <w:tab w:val="center" w:pos="4800"/>
          <w:tab w:val="right" w:pos="9500"/>
        </w:tabs>
        <w:jc w:val="center"/>
        <w:rPr>
          <w:rFonts w:ascii="Times New Roman" w:hAnsi="Times New Roman" w:cs="Times New Roman"/>
          <w:noProof/>
        </w:rPr>
      </w:pPr>
      <w:r w:rsidRPr="00D3493F">
        <w:rPr>
          <w:noProof/>
          <w:lang w:val="en-US"/>
        </w:rPr>
        <w:t xml:space="preserve">Table  2: Method of type PC-2Z proposed by [Bontron(2004)]. </w:t>
      </w:r>
      <w:r>
        <w:rPr>
          <w:noProof/>
        </w:rPr>
        <w:t>Same conventions as Table 1</w:t>
      </w:r>
    </w:p>
    <w:p w:rsidR="00A11BB9" w:rsidRDefault="00A11BB9">
      <w:pPr>
        <w:tabs>
          <w:tab w:val="center" w:pos="4800"/>
          <w:tab w:val="right" w:pos="9500"/>
        </w:tabs>
        <w:ind w:firstLine="720"/>
        <w:jc w:val="both"/>
        <w:rPr>
          <w:rFonts w:ascii="Times New Roman" w:hAnsi="Times New Roman" w:cs="Times New Roman"/>
          <w:noProof/>
        </w:rPr>
      </w:pPr>
      <w:r>
        <w:rPr>
          <w:noProof/>
        </w:rPr>
        <w:t xml:space="preserve"> </w:t>
      </w:r>
    </w:p>
    <w:tbl>
      <w:tblPr>
        <w:tblW w:w="0" w:type="auto"/>
        <w:tblInd w:w="5" w:type="dxa"/>
        <w:tblLayout w:type="fixed"/>
        <w:tblCellMar>
          <w:left w:w="0" w:type="dxa"/>
          <w:right w:w="0" w:type="dxa"/>
        </w:tblCellMar>
        <w:tblLook w:val="0000" w:firstRow="0" w:lastRow="0" w:firstColumn="0" w:lastColumn="0" w:noHBand="0" w:noVBand="0"/>
      </w:tblPr>
      <w:tblGrid>
        <w:gridCol w:w="1500"/>
        <w:gridCol w:w="1500"/>
        <w:gridCol w:w="1500"/>
        <w:gridCol w:w="1500"/>
        <w:gridCol w:w="1500"/>
      </w:tblGrid>
      <w:tr w:rsidR="00A11BB9">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w:t>
            </w:r>
            <w:proofErr w:type="spellStart"/>
            <w:r>
              <w:rPr>
                <w:b/>
                <w:bCs/>
              </w:rPr>
              <w:t>Level</w:t>
            </w:r>
            <w:proofErr w:type="spellEnd"/>
            <w:r>
              <w:t xml:space="preserve">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w:t>
            </w:r>
            <w:r>
              <w:rPr>
                <w:b/>
                <w:bCs/>
              </w:rPr>
              <w:t>Variable</w:t>
            </w:r>
            <w:r>
              <w:t xml:space="preserve">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w:t>
            </w:r>
            <w:proofErr w:type="spellStart"/>
            <w:r>
              <w:rPr>
                <w:b/>
                <w:bCs/>
              </w:rPr>
              <w:t>Hour</w:t>
            </w:r>
            <w:proofErr w:type="spellEnd"/>
            <w:r>
              <w:t xml:space="preserve">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w:t>
            </w:r>
            <w:proofErr w:type="spellStart"/>
            <w:r>
              <w:rPr>
                <w:b/>
                <w:bCs/>
              </w:rPr>
              <w:t>Criteria</w:t>
            </w:r>
            <w:proofErr w:type="spellEnd"/>
            <w:r>
              <w:t xml:space="preserve">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w:t>
            </w:r>
            <w:r>
              <w:rPr>
                <w:b/>
                <w:bCs/>
              </w:rPr>
              <w:t>Nb</w:t>
            </w:r>
            <w:r>
              <w:t xml:space="preserve"> </w:t>
            </w:r>
          </w:p>
        </w:tc>
      </w:tr>
      <w:tr w:rsidR="00A11BB9" w:rsidRPr="000A7817">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0 </w:t>
            </w:r>
          </w:p>
        </w:tc>
        <w:tc>
          <w:tcPr>
            <w:tcW w:w="6000" w:type="dxa"/>
            <w:gridSpan w:val="4"/>
            <w:tcBorders>
              <w:top w:val="single" w:sz="4" w:space="0" w:color="auto"/>
              <w:left w:val="single" w:sz="4" w:space="0" w:color="auto"/>
              <w:bottom w:val="single" w:sz="4" w:space="0" w:color="auto"/>
              <w:right w:val="single" w:sz="4" w:space="0" w:color="auto"/>
            </w:tcBorders>
          </w:tcPr>
          <w:p w:rsidR="00A11BB9" w:rsidRPr="00D3493F" w:rsidRDefault="00A11BB9">
            <w:pPr>
              <w:tabs>
                <w:tab w:val="center" w:pos="4800"/>
                <w:tab w:val="right" w:pos="9500"/>
              </w:tabs>
              <w:ind w:firstLine="720"/>
              <w:jc w:val="both"/>
              <w:rPr>
                <w:lang w:val="en-US"/>
              </w:rPr>
            </w:pPr>
            <w:r w:rsidRPr="00D3493F">
              <w:rPr>
                <w:lang w:val="en-US"/>
              </w:rPr>
              <w:t xml:space="preserve"> </w:t>
            </w:r>
            <w:r>
              <w:rPr>
                <w:position w:val="-6"/>
              </w:rPr>
              <w:object w:dxaOrig="480" w:dyaOrig="279">
                <v:shape id="_x0000_i1039" type="#_x0000_t75" style="width:23.75pt;height:14.25pt" o:ole="">
                  <v:imagedata r:id="rId38" o:title=""/>
                </v:shape>
                <o:OLEObject Type="Embed" ProgID="Equation.3" ShapeID="_x0000_i1039" DrawAspect="Content" ObjectID="_1511254122" r:id="rId39"/>
              </w:object>
            </w:r>
            <w:r w:rsidRPr="00D3493F">
              <w:rPr>
                <w:lang w:val="en-US"/>
              </w:rPr>
              <w:t xml:space="preserve"> days around the target date </w:t>
            </w:r>
          </w:p>
        </w:tc>
      </w:tr>
      <w:tr w:rsidR="00A11BB9">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lastRenderedPageBreak/>
              <w:t xml:space="preserve">2*1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Z1000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12 h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2*S1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2*50 </w:t>
            </w:r>
          </w:p>
        </w:tc>
      </w:tr>
      <w:tr w:rsidR="00A11BB9">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Z500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24 h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w:t>
            </w:r>
          </w:p>
        </w:tc>
      </w:tr>
      <w:tr w:rsidR="00A11BB9">
        <w:trPr>
          <w:gridAfter w:val="3"/>
          <w:wAfter w:w="4500" w:type="dxa"/>
        </w:trPr>
        <w:tc>
          <w:tcPr>
            <w:tcW w:w="3000" w:type="dxa"/>
            <w:gridSpan w:val="2"/>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p>
        </w:tc>
      </w:tr>
    </w:tbl>
    <w:p w:rsidR="00A11BB9" w:rsidRDefault="00A11BB9">
      <w:pPr>
        <w:tabs>
          <w:tab w:val="center" w:pos="4800"/>
          <w:tab w:val="right" w:pos="9500"/>
        </w:tabs>
        <w:ind w:firstLine="720"/>
        <w:jc w:val="both"/>
        <w:rPr>
          <w:rFonts w:ascii="Times New Roman" w:hAnsi="Times New Roman" w:cs="Times New Roman"/>
          <w:noProof/>
        </w:rPr>
      </w:pPr>
    </w:p>
    <w:p w:rsidR="00A11BB9" w:rsidRDefault="00A11BB9">
      <w:pPr>
        <w:tabs>
          <w:tab w:val="center" w:pos="4800"/>
          <w:tab w:val="right" w:pos="9500"/>
        </w:tabs>
        <w:ind w:firstLine="720"/>
        <w:jc w:val="both"/>
        <w:rPr>
          <w:rFonts w:ascii="Times New Roman" w:hAnsi="Times New Roman" w:cs="Times New Roman"/>
          <w:noProof/>
        </w:rPr>
      </w:pPr>
      <w:r>
        <w:rPr>
          <w:noProof/>
        </w:rPr>
        <w:t xml:space="preserve">  </w:t>
      </w:r>
    </w:p>
    <w:p w:rsidR="00A11BB9" w:rsidRPr="00D3493F" w:rsidRDefault="00A11BB9">
      <w:pPr>
        <w:tabs>
          <w:tab w:val="center" w:pos="4800"/>
          <w:tab w:val="right" w:pos="9500"/>
        </w:tabs>
        <w:ind w:firstLine="720"/>
        <w:jc w:val="both"/>
        <w:rPr>
          <w:rFonts w:ascii="Times New Roman" w:hAnsi="Times New Roman" w:cs="Times New Roman"/>
          <w:noProof/>
          <w:lang w:val="en-US"/>
        </w:rPr>
      </w:pPr>
      <w:r w:rsidRPr="00D3493F">
        <w:rPr>
          <w:noProof/>
          <w:lang w:val="en-US"/>
        </w:rPr>
        <w:t xml:space="preserve">[Bontron(2004)] also assessed several variables for the second level of analogy and identified the moisture variables (precipitable water and relative humidity) and vertical velocity to be the most relevant. Finally, he found that a moisture index made of the product of relative humidity at 850 hPa (RH850) and total precipitable water (TPW) gave the best performance (Table 3). This index does not represent an actual physical quantity, but expresses the water content of the </w:t>
      </w:r>
      <w:ins w:id="118" w:author="obled" w:date="2015-12-08T09:21:00Z">
        <w:r w:rsidR="00EF31E1">
          <w:rPr>
            <w:noProof/>
            <w:lang w:val="en-US"/>
          </w:rPr>
          <w:t xml:space="preserve">air </w:t>
        </w:r>
      </w:ins>
      <w:r w:rsidRPr="00D3493F">
        <w:rPr>
          <w:noProof/>
          <w:lang w:val="en-US"/>
        </w:rPr>
        <w:t>column and its proximity to saturation.</w:t>
      </w:r>
    </w:p>
    <w:p w:rsidR="00A11BB9" w:rsidRPr="00D3493F" w:rsidRDefault="00A11BB9">
      <w:pPr>
        <w:tabs>
          <w:tab w:val="center" w:pos="4800"/>
          <w:tab w:val="right" w:pos="9500"/>
        </w:tabs>
        <w:ind w:firstLine="720"/>
        <w:jc w:val="both"/>
        <w:rPr>
          <w:rFonts w:ascii="Times New Roman" w:hAnsi="Times New Roman" w:cs="Times New Roman"/>
          <w:noProof/>
          <w:lang w:val="en-US"/>
        </w:rPr>
      </w:pPr>
    </w:p>
    <w:p w:rsidR="00A11BB9" w:rsidRDefault="00A11BB9">
      <w:pPr>
        <w:tabs>
          <w:tab w:val="center" w:pos="4800"/>
          <w:tab w:val="right" w:pos="9500"/>
        </w:tabs>
        <w:jc w:val="center"/>
        <w:rPr>
          <w:rFonts w:ascii="Times New Roman" w:hAnsi="Times New Roman" w:cs="Times New Roman"/>
          <w:noProof/>
        </w:rPr>
      </w:pPr>
      <w:r w:rsidRPr="00D3493F">
        <w:rPr>
          <w:noProof/>
          <w:lang w:val="en-US"/>
        </w:rPr>
        <w:t xml:space="preserve">Table  3: Method of type PC-2Z-2MI proposed by [Bontron(2004)]. </w:t>
      </w:r>
      <w:r>
        <w:rPr>
          <w:noProof/>
        </w:rPr>
        <w:t>Same conventions as Table 1</w:t>
      </w:r>
    </w:p>
    <w:p w:rsidR="00A11BB9" w:rsidRDefault="00A11BB9">
      <w:pPr>
        <w:tabs>
          <w:tab w:val="center" w:pos="4800"/>
          <w:tab w:val="right" w:pos="9500"/>
        </w:tabs>
        <w:ind w:firstLine="720"/>
        <w:jc w:val="both"/>
        <w:rPr>
          <w:rFonts w:ascii="Times New Roman" w:hAnsi="Times New Roman" w:cs="Times New Roman"/>
          <w:noProof/>
        </w:rPr>
      </w:pPr>
      <w:r>
        <w:rPr>
          <w:noProof/>
        </w:rPr>
        <w:t xml:space="preserve"> </w:t>
      </w:r>
    </w:p>
    <w:tbl>
      <w:tblPr>
        <w:tblW w:w="0" w:type="auto"/>
        <w:tblInd w:w="5" w:type="dxa"/>
        <w:tblLayout w:type="fixed"/>
        <w:tblCellMar>
          <w:left w:w="0" w:type="dxa"/>
          <w:right w:w="0" w:type="dxa"/>
        </w:tblCellMar>
        <w:tblLook w:val="0000" w:firstRow="0" w:lastRow="0" w:firstColumn="0" w:lastColumn="0" w:noHBand="0" w:noVBand="0"/>
      </w:tblPr>
      <w:tblGrid>
        <w:gridCol w:w="1500"/>
        <w:gridCol w:w="1500"/>
        <w:gridCol w:w="1500"/>
        <w:gridCol w:w="1500"/>
        <w:gridCol w:w="1500"/>
      </w:tblGrid>
      <w:tr w:rsidR="00A11BB9">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w:t>
            </w:r>
            <w:proofErr w:type="spellStart"/>
            <w:r>
              <w:rPr>
                <w:b/>
                <w:bCs/>
              </w:rPr>
              <w:t>Level</w:t>
            </w:r>
            <w:proofErr w:type="spellEnd"/>
            <w:r>
              <w:t xml:space="preserve">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w:t>
            </w:r>
            <w:r>
              <w:rPr>
                <w:b/>
                <w:bCs/>
              </w:rPr>
              <w:t>Variable</w:t>
            </w:r>
            <w:r>
              <w:t xml:space="preserve">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w:t>
            </w:r>
            <w:proofErr w:type="spellStart"/>
            <w:r>
              <w:rPr>
                <w:b/>
                <w:bCs/>
              </w:rPr>
              <w:t>Hour</w:t>
            </w:r>
            <w:proofErr w:type="spellEnd"/>
            <w:r>
              <w:t xml:space="preserve">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w:t>
            </w:r>
            <w:proofErr w:type="spellStart"/>
            <w:r>
              <w:rPr>
                <w:b/>
                <w:bCs/>
              </w:rPr>
              <w:t>Criteria</w:t>
            </w:r>
            <w:proofErr w:type="spellEnd"/>
            <w:r>
              <w:t xml:space="preserve">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w:t>
            </w:r>
            <w:r>
              <w:rPr>
                <w:b/>
                <w:bCs/>
              </w:rPr>
              <w:t>Nb</w:t>
            </w:r>
            <w:r>
              <w:t xml:space="preserve"> </w:t>
            </w:r>
          </w:p>
        </w:tc>
      </w:tr>
      <w:tr w:rsidR="00A11BB9" w:rsidRPr="000A7817">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0 </w:t>
            </w:r>
          </w:p>
        </w:tc>
        <w:tc>
          <w:tcPr>
            <w:tcW w:w="6000" w:type="dxa"/>
            <w:gridSpan w:val="4"/>
            <w:tcBorders>
              <w:top w:val="single" w:sz="4" w:space="0" w:color="auto"/>
              <w:left w:val="single" w:sz="4" w:space="0" w:color="auto"/>
              <w:bottom w:val="single" w:sz="4" w:space="0" w:color="auto"/>
              <w:right w:val="single" w:sz="4" w:space="0" w:color="auto"/>
            </w:tcBorders>
          </w:tcPr>
          <w:p w:rsidR="00A11BB9" w:rsidRPr="00D3493F" w:rsidRDefault="00A11BB9">
            <w:pPr>
              <w:tabs>
                <w:tab w:val="center" w:pos="4800"/>
                <w:tab w:val="right" w:pos="9500"/>
              </w:tabs>
              <w:ind w:firstLine="720"/>
              <w:jc w:val="both"/>
              <w:rPr>
                <w:lang w:val="en-US"/>
              </w:rPr>
            </w:pPr>
            <w:r w:rsidRPr="00D3493F">
              <w:rPr>
                <w:lang w:val="en-US"/>
              </w:rPr>
              <w:t xml:space="preserve"> </w:t>
            </w:r>
            <w:r>
              <w:rPr>
                <w:position w:val="-6"/>
              </w:rPr>
              <w:object w:dxaOrig="480" w:dyaOrig="279">
                <v:shape id="_x0000_i1040" type="#_x0000_t75" style="width:23.75pt;height:14.25pt" o:ole="">
                  <v:imagedata r:id="rId40" o:title=""/>
                </v:shape>
                <o:OLEObject Type="Embed" ProgID="Equation.3" ShapeID="_x0000_i1040" DrawAspect="Content" ObjectID="_1511254123" r:id="rId41"/>
              </w:object>
            </w:r>
            <w:r w:rsidRPr="00D3493F">
              <w:rPr>
                <w:lang w:val="en-US"/>
              </w:rPr>
              <w:t xml:space="preserve"> days around the target date </w:t>
            </w:r>
          </w:p>
        </w:tc>
      </w:tr>
      <w:tr w:rsidR="00A11BB9">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2*1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Z1000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12 h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2*S1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2*70 </w:t>
            </w:r>
          </w:p>
        </w:tc>
      </w:tr>
      <w:tr w:rsidR="00A11BB9">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Z500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24 h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w:t>
            </w:r>
          </w:p>
        </w:tc>
      </w:tr>
      <w:tr w:rsidR="00A11BB9">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2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TPW * RH850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12, 24 h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RMSE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30 </w:t>
            </w:r>
          </w:p>
        </w:tc>
      </w:tr>
      <w:tr w:rsidR="00A11BB9">
        <w:trPr>
          <w:gridAfter w:val="3"/>
          <w:wAfter w:w="4500" w:type="dxa"/>
        </w:trPr>
        <w:tc>
          <w:tcPr>
            <w:tcW w:w="3000" w:type="dxa"/>
            <w:gridSpan w:val="2"/>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p>
        </w:tc>
      </w:tr>
    </w:tbl>
    <w:p w:rsidR="00A11BB9" w:rsidRDefault="00A11BB9">
      <w:pPr>
        <w:tabs>
          <w:tab w:val="center" w:pos="4800"/>
          <w:tab w:val="right" w:pos="9500"/>
        </w:tabs>
        <w:ind w:firstLine="720"/>
        <w:jc w:val="both"/>
        <w:rPr>
          <w:rFonts w:ascii="Times New Roman" w:hAnsi="Times New Roman" w:cs="Times New Roman"/>
          <w:noProof/>
        </w:rPr>
      </w:pPr>
    </w:p>
    <w:p w:rsidR="00A11BB9" w:rsidRDefault="00A11BB9">
      <w:pPr>
        <w:tabs>
          <w:tab w:val="center" w:pos="4800"/>
          <w:tab w:val="right" w:pos="9500"/>
        </w:tabs>
        <w:ind w:firstLine="720"/>
        <w:jc w:val="both"/>
        <w:rPr>
          <w:rFonts w:ascii="Times New Roman" w:hAnsi="Times New Roman" w:cs="Times New Roman"/>
          <w:noProof/>
        </w:rPr>
      </w:pPr>
      <w:r>
        <w:rPr>
          <w:noProof/>
        </w:rPr>
        <w:t xml:space="preserve">  </w:t>
      </w:r>
    </w:p>
    <w:p w:rsidR="00A11BB9" w:rsidRPr="00D3493F" w:rsidRDefault="00A11BB9">
      <w:pPr>
        <w:tabs>
          <w:tab w:val="center" w:pos="4800"/>
          <w:tab w:val="right" w:pos="9500"/>
        </w:tabs>
        <w:ind w:firstLine="720"/>
        <w:jc w:val="both"/>
        <w:rPr>
          <w:rFonts w:ascii="Times New Roman" w:hAnsi="Times New Roman" w:cs="Times New Roman"/>
          <w:noProof/>
          <w:lang w:val="en-US"/>
        </w:rPr>
      </w:pPr>
      <w:r w:rsidRPr="00D3493F">
        <w:rPr>
          <w:noProof/>
          <w:lang w:val="en-US"/>
        </w:rPr>
        <w:t xml:space="preserve">He noted the relevance of defining different spatial windows for each region, rather than a single window </w:t>
      </w:r>
      <w:del w:id="119" w:author="obled" w:date="2015-12-08T09:25:00Z">
        <w:r w:rsidRPr="00D3493F" w:rsidDel="00EF31E1">
          <w:rPr>
            <w:noProof/>
            <w:lang w:val="en-US"/>
          </w:rPr>
          <w:delText xml:space="preserve">to </w:delText>
        </w:r>
      </w:del>
      <w:ins w:id="120" w:author="obled" w:date="2015-12-08T09:25:00Z">
        <w:r w:rsidR="00EF31E1">
          <w:rPr>
            <w:noProof/>
            <w:lang w:val="en-US"/>
          </w:rPr>
          <w:t>for</w:t>
        </w:r>
        <w:r w:rsidR="00EF31E1" w:rsidRPr="00D3493F">
          <w:rPr>
            <w:noProof/>
            <w:lang w:val="en-US"/>
          </w:rPr>
          <w:t xml:space="preserve"> </w:t>
        </w:r>
      </w:ins>
      <w:r w:rsidRPr="00D3493F">
        <w:rPr>
          <w:noProof/>
          <w:lang w:val="en-US"/>
        </w:rPr>
        <w:t xml:space="preserve">the entire territory. These windows are more able to represent the specific atmospheric influences for </w:t>
      </w:r>
      <w:del w:id="121" w:author="obled" w:date="2015-12-08T09:26:00Z">
        <w:r w:rsidRPr="00D3493F" w:rsidDel="00EF31E1">
          <w:rPr>
            <w:noProof/>
            <w:lang w:val="en-US"/>
          </w:rPr>
          <w:delText xml:space="preserve">the </w:delText>
        </w:r>
      </w:del>
      <w:ins w:id="122" w:author="obled" w:date="2015-12-08T09:26:00Z">
        <w:r w:rsidR="00EF31E1">
          <w:rPr>
            <w:noProof/>
            <w:lang w:val="en-US"/>
          </w:rPr>
          <w:t>each</w:t>
        </w:r>
        <w:r w:rsidR="00EF31E1" w:rsidRPr="00D3493F">
          <w:rPr>
            <w:noProof/>
            <w:lang w:val="en-US"/>
          </w:rPr>
          <w:t xml:space="preserve"> </w:t>
        </w:r>
      </w:ins>
      <w:r w:rsidRPr="00D3493F">
        <w:rPr>
          <w:noProof/>
          <w:lang w:val="en-US"/>
        </w:rPr>
        <w:t>region. In order to assess the forecast, he introduced the Continuous Ranked Probability Score [?, CRPS, Eq. :CRPS,]]Brown1974, which discards the issue of determining classes as with the RPS previously in use.</w:t>
      </w:r>
    </w:p>
    <w:p w:rsidR="00A11BB9" w:rsidRPr="00D3493F" w:rsidRDefault="00A11BB9">
      <w:pPr>
        <w:tabs>
          <w:tab w:val="center" w:pos="4800"/>
          <w:tab w:val="right" w:pos="9500"/>
        </w:tabs>
        <w:ind w:firstLine="720"/>
        <w:jc w:val="both"/>
        <w:rPr>
          <w:rFonts w:ascii="Times New Roman" w:hAnsi="Times New Roman" w:cs="Times New Roman"/>
          <w:noProof/>
          <w:lang w:val="en-US"/>
        </w:rPr>
      </w:pPr>
      <w:r w:rsidRPr="00D3493F">
        <w:rPr>
          <w:noProof/>
          <w:lang w:val="en-US"/>
        </w:rPr>
        <w:t>[Gibergans-B</w:t>
      </w:r>
      <w:del w:id="123" w:author="obled" w:date="2015-12-08T09:21:00Z">
        <w:r w:rsidRPr="00D3493F" w:rsidDel="00EF31E1">
          <w:rPr>
            <w:noProof/>
            <w:lang w:val="en-US"/>
          </w:rPr>
          <w:delText> </w:delText>
        </w:r>
      </w:del>
      <w:r w:rsidRPr="00D3493F">
        <w:rPr>
          <w:noProof/>
          <w:lang w:val="en-US"/>
        </w:rPr>
        <w:t>uena and Llasat(2007)] implemented the AM for daily precipitation forecasts in Catalonia. They considered the geopotential at 700 and 1000 hPa, and the thickness between these two levels, to search for analogy of circulation, and then applied a second selection on local data from radiosonde: stability indexes, precipitable water, temperature, etc.</w:t>
      </w:r>
    </w:p>
    <w:p w:rsidR="00A11BB9" w:rsidRPr="00D3493F" w:rsidRDefault="00A11BB9">
      <w:pPr>
        <w:tabs>
          <w:tab w:val="center" w:pos="4800"/>
          <w:tab w:val="right" w:pos="9500"/>
        </w:tabs>
        <w:ind w:firstLine="720"/>
        <w:jc w:val="both"/>
        <w:rPr>
          <w:rFonts w:ascii="Times New Roman" w:hAnsi="Times New Roman" w:cs="Times New Roman"/>
          <w:noProof/>
          <w:lang w:val="en-US"/>
        </w:rPr>
      </w:pPr>
      <w:r w:rsidRPr="00D3493F">
        <w:rPr>
          <w:noProof/>
          <w:lang w:val="en-US"/>
        </w:rPr>
        <w:t>[Marty(2010)] tested other temporal windows for intraday application on the basis of a more comprehensive reanalysis dataset. He first proposed to change the hours of observation for both levels of analogy (both for 06 h and 18 h), and selected the 925 hPa level for the moisture analogy (Table 4). The selected hours and atmospheric levels were not available before</w:t>
      </w:r>
      <w:ins w:id="124" w:author="obled" w:date="2015-12-08T09:27:00Z">
        <w:r w:rsidR="00EF31E1">
          <w:rPr>
            <w:noProof/>
            <w:lang w:val="en-US"/>
          </w:rPr>
          <w:t xml:space="preserve"> in the reanalyses</w:t>
        </w:r>
      </w:ins>
      <w:r w:rsidRPr="00D3493F">
        <w:rPr>
          <w:noProof/>
          <w:lang w:val="en-US"/>
        </w:rPr>
        <w:t>.</w:t>
      </w:r>
    </w:p>
    <w:p w:rsidR="00A11BB9" w:rsidRPr="00D3493F" w:rsidRDefault="00A11BB9">
      <w:pPr>
        <w:tabs>
          <w:tab w:val="center" w:pos="4800"/>
          <w:tab w:val="right" w:pos="9500"/>
        </w:tabs>
        <w:ind w:firstLine="720"/>
        <w:jc w:val="both"/>
        <w:rPr>
          <w:rFonts w:ascii="Times New Roman" w:hAnsi="Times New Roman" w:cs="Times New Roman"/>
          <w:noProof/>
          <w:lang w:val="en-US"/>
        </w:rPr>
      </w:pPr>
    </w:p>
    <w:p w:rsidR="00A11BB9" w:rsidRDefault="00A11BB9">
      <w:pPr>
        <w:tabs>
          <w:tab w:val="center" w:pos="4800"/>
          <w:tab w:val="right" w:pos="9500"/>
        </w:tabs>
        <w:jc w:val="center"/>
        <w:rPr>
          <w:rFonts w:ascii="Times New Roman" w:hAnsi="Times New Roman" w:cs="Times New Roman"/>
          <w:noProof/>
        </w:rPr>
      </w:pPr>
      <w:r w:rsidRPr="00D3493F">
        <w:rPr>
          <w:noProof/>
          <w:lang w:val="en-US"/>
        </w:rPr>
        <w:t xml:space="preserve">Table  4: Method of type PC-2Z-2MI proposed by [Marty(2010)]. </w:t>
      </w:r>
      <w:r>
        <w:rPr>
          <w:noProof/>
        </w:rPr>
        <w:t>Same conventions as Table 1</w:t>
      </w:r>
    </w:p>
    <w:p w:rsidR="00A11BB9" w:rsidRDefault="00A11BB9">
      <w:pPr>
        <w:tabs>
          <w:tab w:val="center" w:pos="4800"/>
          <w:tab w:val="right" w:pos="9500"/>
        </w:tabs>
        <w:ind w:firstLine="720"/>
        <w:jc w:val="both"/>
        <w:rPr>
          <w:rFonts w:ascii="Times New Roman" w:hAnsi="Times New Roman" w:cs="Times New Roman"/>
          <w:noProof/>
        </w:rPr>
      </w:pPr>
      <w:r>
        <w:rPr>
          <w:noProof/>
        </w:rPr>
        <w:t xml:space="preserve"> </w:t>
      </w:r>
    </w:p>
    <w:tbl>
      <w:tblPr>
        <w:tblW w:w="0" w:type="auto"/>
        <w:tblInd w:w="5" w:type="dxa"/>
        <w:tblLayout w:type="fixed"/>
        <w:tblCellMar>
          <w:left w:w="0" w:type="dxa"/>
          <w:right w:w="0" w:type="dxa"/>
        </w:tblCellMar>
        <w:tblLook w:val="0000" w:firstRow="0" w:lastRow="0" w:firstColumn="0" w:lastColumn="0" w:noHBand="0" w:noVBand="0"/>
      </w:tblPr>
      <w:tblGrid>
        <w:gridCol w:w="1500"/>
        <w:gridCol w:w="1500"/>
        <w:gridCol w:w="1500"/>
        <w:gridCol w:w="1500"/>
        <w:gridCol w:w="1500"/>
      </w:tblGrid>
      <w:tr w:rsidR="00A11BB9">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w:t>
            </w:r>
            <w:proofErr w:type="spellStart"/>
            <w:r>
              <w:rPr>
                <w:b/>
                <w:bCs/>
              </w:rPr>
              <w:t>Level</w:t>
            </w:r>
            <w:proofErr w:type="spellEnd"/>
            <w:r>
              <w:t xml:space="preserve">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w:t>
            </w:r>
            <w:r>
              <w:rPr>
                <w:b/>
                <w:bCs/>
              </w:rPr>
              <w:t>Variable</w:t>
            </w:r>
            <w:r>
              <w:t xml:space="preserve">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w:t>
            </w:r>
            <w:proofErr w:type="spellStart"/>
            <w:r>
              <w:rPr>
                <w:b/>
                <w:bCs/>
              </w:rPr>
              <w:t>Hour</w:t>
            </w:r>
            <w:proofErr w:type="spellEnd"/>
            <w:r>
              <w:t xml:space="preserve">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w:t>
            </w:r>
            <w:proofErr w:type="spellStart"/>
            <w:r>
              <w:rPr>
                <w:b/>
                <w:bCs/>
              </w:rPr>
              <w:t>Criteria</w:t>
            </w:r>
            <w:proofErr w:type="spellEnd"/>
            <w:r>
              <w:t xml:space="preserve">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w:t>
            </w:r>
            <w:r>
              <w:rPr>
                <w:b/>
                <w:bCs/>
              </w:rPr>
              <w:t>Nb</w:t>
            </w:r>
            <w:r>
              <w:t xml:space="preserve"> </w:t>
            </w:r>
          </w:p>
        </w:tc>
      </w:tr>
      <w:tr w:rsidR="00A11BB9" w:rsidRPr="000A7817">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lastRenderedPageBreak/>
              <w:t xml:space="preserve">0 </w:t>
            </w:r>
          </w:p>
        </w:tc>
        <w:tc>
          <w:tcPr>
            <w:tcW w:w="6000" w:type="dxa"/>
            <w:gridSpan w:val="4"/>
            <w:tcBorders>
              <w:top w:val="single" w:sz="4" w:space="0" w:color="auto"/>
              <w:left w:val="single" w:sz="4" w:space="0" w:color="auto"/>
              <w:bottom w:val="single" w:sz="4" w:space="0" w:color="auto"/>
              <w:right w:val="single" w:sz="4" w:space="0" w:color="auto"/>
            </w:tcBorders>
          </w:tcPr>
          <w:p w:rsidR="00A11BB9" w:rsidRPr="00D3493F" w:rsidRDefault="00A11BB9">
            <w:pPr>
              <w:tabs>
                <w:tab w:val="center" w:pos="4800"/>
                <w:tab w:val="right" w:pos="9500"/>
              </w:tabs>
              <w:ind w:firstLine="720"/>
              <w:jc w:val="both"/>
              <w:rPr>
                <w:lang w:val="en-US"/>
              </w:rPr>
            </w:pPr>
            <w:r w:rsidRPr="00D3493F">
              <w:rPr>
                <w:lang w:val="en-US"/>
              </w:rPr>
              <w:t xml:space="preserve"> </w:t>
            </w:r>
            <w:r>
              <w:rPr>
                <w:position w:val="-6"/>
              </w:rPr>
              <w:object w:dxaOrig="480" w:dyaOrig="279">
                <v:shape id="_x0000_i1041" type="#_x0000_t75" style="width:23.75pt;height:14.25pt" o:ole="">
                  <v:imagedata r:id="rId42" o:title=""/>
                </v:shape>
                <o:OLEObject Type="Embed" ProgID="Equation.3" ShapeID="_x0000_i1041" DrawAspect="Content" ObjectID="_1511254124" r:id="rId43"/>
              </w:object>
            </w:r>
            <w:r w:rsidRPr="00D3493F">
              <w:rPr>
                <w:lang w:val="en-US"/>
              </w:rPr>
              <w:t xml:space="preserve"> days around the target date </w:t>
            </w:r>
          </w:p>
        </w:tc>
      </w:tr>
      <w:tr w:rsidR="00A11BB9">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2*1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Z1000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06 h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2*S1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2*75 </w:t>
            </w:r>
          </w:p>
        </w:tc>
      </w:tr>
      <w:tr w:rsidR="00A11BB9">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Z500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18 h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w:t>
            </w:r>
          </w:p>
        </w:tc>
      </w:tr>
      <w:tr w:rsidR="00A11BB9">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2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TPW * RH925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06, 18 h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RMSE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30 </w:t>
            </w:r>
          </w:p>
        </w:tc>
      </w:tr>
      <w:tr w:rsidR="00A11BB9">
        <w:trPr>
          <w:gridAfter w:val="3"/>
          <w:wAfter w:w="4500" w:type="dxa"/>
        </w:trPr>
        <w:tc>
          <w:tcPr>
            <w:tcW w:w="3000" w:type="dxa"/>
            <w:gridSpan w:val="2"/>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p>
        </w:tc>
      </w:tr>
    </w:tbl>
    <w:p w:rsidR="00A11BB9" w:rsidRDefault="00A11BB9">
      <w:pPr>
        <w:tabs>
          <w:tab w:val="center" w:pos="4800"/>
          <w:tab w:val="right" w:pos="9500"/>
        </w:tabs>
        <w:ind w:firstLine="720"/>
        <w:jc w:val="both"/>
        <w:rPr>
          <w:rFonts w:ascii="Times New Roman" w:hAnsi="Times New Roman" w:cs="Times New Roman"/>
          <w:noProof/>
        </w:rPr>
      </w:pPr>
    </w:p>
    <w:p w:rsidR="00A11BB9" w:rsidRDefault="00A11BB9">
      <w:pPr>
        <w:tabs>
          <w:tab w:val="center" w:pos="4800"/>
          <w:tab w:val="right" w:pos="9500"/>
        </w:tabs>
        <w:ind w:firstLine="720"/>
        <w:jc w:val="both"/>
        <w:rPr>
          <w:rFonts w:ascii="Times New Roman" w:hAnsi="Times New Roman" w:cs="Times New Roman"/>
          <w:noProof/>
        </w:rPr>
      </w:pPr>
      <w:r>
        <w:rPr>
          <w:noProof/>
        </w:rPr>
        <w:t xml:space="preserve">  </w:t>
      </w:r>
    </w:p>
    <w:p w:rsidR="00A11BB9" w:rsidRPr="00D3493F" w:rsidRDefault="00A11BB9">
      <w:pPr>
        <w:tabs>
          <w:tab w:val="center" w:pos="4800"/>
          <w:tab w:val="right" w:pos="9500"/>
        </w:tabs>
        <w:ind w:firstLine="720"/>
        <w:jc w:val="both"/>
        <w:rPr>
          <w:rFonts w:ascii="Times New Roman" w:hAnsi="Times New Roman" w:cs="Times New Roman"/>
          <w:noProof/>
          <w:lang w:val="en-US"/>
        </w:rPr>
      </w:pPr>
      <w:r w:rsidRPr="00D3493F">
        <w:rPr>
          <w:noProof/>
          <w:lang w:val="en-US"/>
        </w:rPr>
        <w:t>Then, [Marty(2010)] changed the moisture index into the moisture flux by adding the wind velocity (V700 or V925) component in the multiplication. He considered this flux at 700 hPa or 925 hPa (Table 5).</w:t>
      </w:r>
    </w:p>
    <w:p w:rsidR="00A11BB9" w:rsidRPr="00D3493F" w:rsidRDefault="00A11BB9">
      <w:pPr>
        <w:tabs>
          <w:tab w:val="center" w:pos="4800"/>
          <w:tab w:val="right" w:pos="9500"/>
        </w:tabs>
        <w:ind w:firstLine="720"/>
        <w:jc w:val="both"/>
        <w:rPr>
          <w:rFonts w:ascii="Times New Roman" w:hAnsi="Times New Roman" w:cs="Times New Roman"/>
          <w:noProof/>
          <w:lang w:val="en-US"/>
        </w:rPr>
      </w:pPr>
    </w:p>
    <w:p w:rsidR="00A11BB9" w:rsidRDefault="00A11BB9">
      <w:pPr>
        <w:tabs>
          <w:tab w:val="center" w:pos="4800"/>
          <w:tab w:val="right" w:pos="9500"/>
        </w:tabs>
        <w:jc w:val="center"/>
        <w:rPr>
          <w:rFonts w:ascii="Times New Roman" w:hAnsi="Times New Roman" w:cs="Times New Roman"/>
          <w:noProof/>
        </w:rPr>
      </w:pPr>
      <w:r w:rsidRPr="00D3493F">
        <w:rPr>
          <w:noProof/>
          <w:lang w:val="en-US"/>
        </w:rPr>
        <w:t xml:space="preserve">Table  5: Method of type PC-2Z-2MF proposed by [Marty(2010)]. </w:t>
      </w:r>
      <w:r>
        <w:rPr>
          <w:noProof/>
        </w:rPr>
        <w:t>Same conventions as Table 1</w:t>
      </w:r>
    </w:p>
    <w:p w:rsidR="00A11BB9" w:rsidRDefault="00A11BB9">
      <w:pPr>
        <w:tabs>
          <w:tab w:val="center" w:pos="4800"/>
          <w:tab w:val="right" w:pos="9500"/>
        </w:tabs>
        <w:ind w:firstLine="720"/>
        <w:jc w:val="both"/>
        <w:rPr>
          <w:rFonts w:ascii="Times New Roman" w:hAnsi="Times New Roman" w:cs="Times New Roman"/>
          <w:noProof/>
        </w:rPr>
      </w:pPr>
      <w:r>
        <w:rPr>
          <w:noProof/>
        </w:rPr>
        <w:t xml:space="preserve"> </w:t>
      </w:r>
    </w:p>
    <w:tbl>
      <w:tblPr>
        <w:tblW w:w="0" w:type="auto"/>
        <w:tblInd w:w="5" w:type="dxa"/>
        <w:tblLayout w:type="fixed"/>
        <w:tblCellMar>
          <w:left w:w="0" w:type="dxa"/>
          <w:right w:w="0" w:type="dxa"/>
        </w:tblCellMar>
        <w:tblLook w:val="0000" w:firstRow="0" w:lastRow="0" w:firstColumn="0" w:lastColumn="0" w:noHBand="0" w:noVBand="0"/>
      </w:tblPr>
      <w:tblGrid>
        <w:gridCol w:w="1500"/>
        <w:gridCol w:w="1500"/>
        <w:gridCol w:w="1500"/>
        <w:gridCol w:w="1500"/>
        <w:gridCol w:w="1500"/>
      </w:tblGrid>
      <w:tr w:rsidR="00A11BB9">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w:t>
            </w:r>
            <w:proofErr w:type="spellStart"/>
            <w:r>
              <w:rPr>
                <w:b/>
                <w:bCs/>
              </w:rPr>
              <w:t>Level</w:t>
            </w:r>
            <w:proofErr w:type="spellEnd"/>
            <w:r>
              <w:t xml:space="preserve">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w:t>
            </w:r>
            <w:r>
              <w:rPr>
                <w:b/>
                <w:bCs/>
              </w:rPr>
              <w:t>Variable</w:t>
            </w:r>
            <w:r>
              <w:t xml:space="preserve">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w:t>
            </w:r>
            <w:proofErr w:type="spellStart"/>
            <w:r>
              <w:rPr>
                <w:b/>
                <w:bCs/>
              </w:rPr>
              <w:t>Hour</w:t>
            </w:r>
            <w:proofErr w:type="spellEnd"/>
            <w:r>
              <w:t xml:space="preserve">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w:t>
            </w:r>
            <w:proofErr w:type="spellStart"/>
            <w:r>
              <w:rPr>
                <w:b/>
                <w:bCs/>
              </w:rPr>
              <w:t>Criteria</w:t>
            </w:r>
            <w:proofErr w:type="spellEnd"/>
            <w:r>
              <w:t xml:space="preserve">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w:t>
            </w:r>
            <w:r>
              <w:rPr>
                <w:b/>
                <w:bCs/>
              </w:rPr>
              <w:t>Nb</w:t>
            </w:r>
            <w:r>
              <w:t xml:space="preserve"> </w:t>
            </w:r>
          </w:p>
        </w:tc>
      </w:tr>
      <w:tr w:rsidR="00A11BB9" w:rsidRPr="000A7817">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0 </w:t>
            </w:r>
          </w:p>
        </w:tc>
        <w:tc>
          <w:tcPr>
            <w:tcW w:w="6000" w:type="dxa"/>
            <w:gridSpan w:val="4"/>
            <w:tcBorders>
              <w:top w:val="single" w:sz="4" w:space="0" w:color="auto"/>
              <w:left w:val="single" w:sz="4" w:space="0" w:color="auto"/>
              <w:bottom w:val="single" w:sz="4" w:space="0" w:color="auto"/>
              <w:right w:val="single" w:sz="4" w:space="0" w:color="auto"/>
            </w:tcBorders>
          </w:tcPr>
          <w:p w:rsidR="00A11BB9" w:rsidRPr="00D3493F" w:rsidRDefault="00A11BB9">
            <w:pPr>
              <w:tabs>
                <w:tab w:val="center" w:pos="4800"/>
                <w:tab w:val="right" w:pos="9500"/>
              </w:tabs>
              <w:ind w:firstLine="720"/>
              <w:jc w:val="both"/>
              <w:rPr>
                <w:lang w:val="en-US"/>
              </w:rPr>
            </w:pPr>
            <w:r w:rsidRPr="00D3493F">
              <w:rPr>
                <w:lang w:val="en-US"/>
              </w:rPr>
              <w:t xml:space="preserve"> </w:t>
            </w:r>
            <w:r>
              <w:rPr>
                <w:position w:val="-6"/>
              </w:rPr>
              <w:object w:dxaOrig="480" w:dyaOrig="279">
                <v:shape id="_x0000_i1042" type="#_x0000_t75" style="width:23.75pt;height:14.25pt" o:ole="">
                  <v:imagedata r:id="rId44" o:title=""/>
                </v:shape>
                <o:OLEObject Type="Embed" ProgID="Equation.3" ShapeID="_x0000_i1042" DrawAspect="Content" ObjectID="_1511254125" r:id="rId45"/>
              </w:object>
            </w:r>
            <w:r w:rsidRPr="00D3493F">
              <w:rPr>
                <w:lang w:val="en-US"/>
              </w:rPr>
              <w:t xml:space="preserve"> days around the target date </w:t>
            </w:r>
          </w:p>
        </w:tc>
      </w:tr>
      <w:tr w:rsidR="00A11BB9">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2*1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Z1000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06 h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2*S1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2*60 </w:t>
            </w:r>
          </w:p>
        </w:tc>
      </w:tr>
      <w:tr w:rsidR="00A11BB9">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Z500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18 h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w:t>
            </w:r>
          </w:p>
        </w:tc>
      </w:tr>
      <w:tr w:rsidR="00A11BB9">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2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V700 * TPW * RH700 </w:t>
            </w:r>
            <w:r>
              <w:rPr>
                <w:position w:val="-4"/>
              </w:rPr>
              <w:object w:dxaOrig="139" w:dyaOrig="300">
                <v:shape id="_x0000_i1043" type="#_x0000_t75" style="width:6.8pt;height:14.95pt" o:ole="">
                  <v:imagedata r:id="rId46" o:title=""/>
                </v:shape>
                <o:OLEObject Type="Embed" ProgID="Equation.3" ShapeID="_x0000_i1043" DrawAspect="Content" ObjectID="_1511254126" r:id="rId47"/>
              </w:object>
            </w:r>
            <w:r>
              <w:t xml:space="preserve">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06, 18 h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RMSE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25 </w:t>
            </w:r>
          </w:p>
        </w:tc>
      </w:tr>
      <w:tr w:rsidR="00A11BB9">
        <w:trPr>
          <w:gridAfter w:val="3"/>
          <w:wAfter w:w="4500" w:type="dxa"/>
        </w:trPr>
        <w:tc>
          <w:tcPr>
            <w:tcW w:w="3000" w:type="dxa"/>
            <w:gridSpan w:val="2"/>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p>
        </w:tc>
      </w:tr>
    </w:tbl>
    <w:p w:rsidR="00A11BB9" w:rsidRDefault="00A11BB9">
      <w:pPr>
        <w:tabs>
          <w:tab w:val="center" w:pos="4800"/>
          <w:tab w:val="right" w:pos="9500"/>
        </w:tabs>
        <w:ind w:firstLine="720"/>
        <w:jc w:val="both"/>
        <w:rPr>
          <w:rFonts w:ascii="Times New Roman" w:hAnsi="Times New Roman" w:cs="Times New Roman"/>
          <w:noProof/>
        </w:rPr>
      </w:pPr>
    </w:p>
    <w:p w:rsidR="00A11BB9" w:rsidRPr="00D3493F" w:rsidRDefault="00A11BB9">
      <w:pPr>
        <w:tabs>
          <w:tab w:val="center" w:pos="4800"/>
          <w:tab w:val="right" w:pos="9500"/>
        </w:tabs>
        <w:ind w:firstLine="720"/>
        <w:jc w:val="both"/>
        <w:rPr>
          <w:rFonts w:ascii="Times New Roman" w:hAnsi="Times New Roman" w:cs="Times New Roman"/>
          <w:noProof/>
          <w:lang w:val="en-US"/>
        </w:rPr>
      </w:pPr>
      <w:r w:rsidRPr="00D3493F">
        <w:rPr>
          <w:noProof/>
          <w:lang w:val="en-US"/>
        </w:rPr>
        <w:t xml:space="preserve"> </w:t>
      </w:r>
      <w:r>
        <w:rPr>
          <w:noProof/>
          <w:position w:val="-10"/>
        </w:rPr>
        <w:object w:dxaOrig="180" w:dyaOrig="320">
          <v:shape id="_x0000_i1044" type="#_x0000_t75" style="width:8.85pt;height:16.3pt" o:ole="">
            <v:imagedata r:id="rId48" o:title=""/>
          </v:shape>
          <o:OLEObject Type="Embed" ProgID="Equation.3" ShapeID="_x0000_i1044" DrawAspect="Content" ObjectID="_1511254127" r:id="rId49"/>
        </w:object>
      </w:r>
      <w:r w:rsidRPr="00D3493F">
        <w:rPr>
          <w:noProof/>
          <w:lang w:val="en-US"/>
        </w:rPr>
        <w:t xml:space="preserve"> or V925 * TPW * RH925 as an alternative  </w:t>
      </w:r>
    </w:p>
    <w:p w:rsidR="00A11BB9" w:rsidRPr="00D3493F" w:rsidRDefault="00A11BB9">
      <w:pPr>
        <w:tabs>
          <w:tab w:val="center" w:pos="4800"/>
          <w:tab w:val="right" w:pos="9500"/>
        </w:tabs>
        <w:ind w:firstLine="720"/>
        <w:jc w:val="both"/>
        <w:rPr>
          <w:rFonts w:ascii="Times New Roman" w:hAnsi="Times New Roman" w:cs="Times New Roman"/>
          <w:noProof/>
          <w:lang w:val="en-US"/>
        </w:rPr>
      </w:pPr>
      <w:r w:rsidRPr="00D3493F">
        <w:rPr>
          <w:noProof/>
          <w:lang w:val="en-US"/>
        </w:rPr>
        <w:t xml:space="preserve">[Ben Daoud(2010)] applied the AM in the context of large floodplains (Saône, Seine). He evaluated several variables usually used in weather forecasting, amongst them the air temperature and the vertical velocity that presented a potential interest. The temperature (at the nearest grid point, on the 925 hPa &amp; 36 h and 600 hPa &amp; 12 h levels) could replace the rigid calendar preselection of </w:t>
      </w:r>
      <w:r>
        <w:rPr>
          <w:noProof/>
          <w:position w:val="-4"/>
        </w:rPr>
        <w:object w:dxaOrig="220" w:dyaOrig="240">
          <v:shape id="_x0000_i1045" type="#_x0000_t75" style="width:10.85pt;height:12.25pt" o:ole="">
            <v:imagedata r:id="rId50" o:title=""/>
          </v:shape>
          <o:OLEObject Type="Embed" ProgID="Equation.3" ShapeID="_x0000_i1045" DrawAspect="Content" ObjectID="_1511254128" r:id="rId51"/>
        </w:object>
      </w:r>
      <w:r w:rsidRPr="00D3493F">
        <w:rPr>
          <w:noProof/>
          <w:lang w:val="en-US"/>
        </w:rPr>
        <w:t xml:space="preserve"> 60 days around the target date by a more dynamic screening of similar situations in terms of air masses. The seasonal effect is indeed also present in the temperature data. The number of preselected dates is equivalent to the number of days one would have chosen with the calendar approach, and thus depends on the archive size: </w:t>
      </w:r>
      <w:r>
        <w:rPr>
          <w:noProof/>
          <w:position w:val="-12"/>
        </w:rPr>
        <w:object w:dxaOrig="1400" w:dyaOrig="360">
          <v:shape id="_x0000_i1046" type="#_x0000_t75" style="width:69.95pt;height:18.35pt" o:ole="">
            <v:imagedata r:id="rId52" o:title=""/>
          </v:shape>
          <o:OLEObject Type="Embed" ProgID="Equation.3" ShapeID="_x0000_i1046" DrawAspect="Content" ObjectID="_1511254129" r:id="rId53"/>
        </w:object>
      </w:r>
      <w:r w:rsidRPr="00D3493F">
        <w:rPr>
          <w:noProof/>
          <w:lang w:val="en-US"/>
        </w:rPr>
        <w:t xml:space="preserve"> where </w:t>
      </w:r>
      <w:r>
        <w:rPr>
          <w:noProof/>
          <w:position w:val="-12"/>
        </w:rPr>
        <w:object w:dxaOrig="279" w:dyaOrig="360">
          <v:shape id="_x0000_i1047" type="#_x0000_t75" style="width:14.25pt;height:18.35pt" o:ole="">
            <v:imagedata r:id="rId54" o:title=""/>
          </v:shape>
          <o:OLEObject Type="Embed" ProgID="Equation.3" ShapeID="_x0000_i1047" DrawAspect="Content" ObjectID="_1511254130" r:id="rId55"/>
        </w:object>
      </w:r>
      <w:r w:rsidRPr="00D3493F">
        <w:rPr>
          <w:noProof/>
          <w:lang w:val="en-US"/>
        </w:rPr>
        <w:t xml:space="preserve"> is the number of years in the calibration period. [Ben Daoud(2010)] also reconsidered the parameters of the moisture index and ended up with both 925 hPa and 700 hPa levels, at 12 h and 24 h, or at every time step (6 h) between 06 h and 30 h (Table 6).</w:t>
      </w:r>
    </w:p>
    <w:p w:rsidR="00A11BB9" w:rsidRPr="00D3493F" w:rsidRDefault="00A11BB9">
      <w:pPr>
        <w:tabs>
          <w:tab w:val="center" w:pos="4800"/>
          <w:tab w:val="right" w:pos="9500"/>
        </w:tabs>
        <w:ind w:firstLine="720"/>
        <w:jc w:val="both"/>
        <w:rPr>
          <w:rFonts w:ascii="Times New Roman" w:hAnsi="Times New Roman" w:cs="Times New Roman"/>
          <w:noProof/>
          <w:lang w:val="en-US"/>
        </w:rPr>
      </w:pPr>
    </w:p>
    <w:p w:rsidR="00A11BB9" w:rsidRDefault="00A11BB9">
      <w:pPr>
        <w:tabs>
          <w:tab w:val="center" w:pos="4800"/>
          <w:tab w:val="right" w:pos="9500"/>
        </w:tabs>
        <w:jc w:val="center"/>
        <w:rPr>
          <w:rFonts w:ascii="Times New Roman" w:hAnsi="Times New Roman" w:cs="Times New Roman"/>
          <w:noProof/>
        </w:rPr>
      </w:pPr>
      <w:r w:rsidRPr="00D3493F">
        <w:rPr>
          <w:noProof/>
          <w:lang w:val="en-US"/>
        </w:rPr>
        <w:t xml:space="preserve">Table  6: Method of type P2T-2Z-4MI (or P2T-2Z-10MI for the alternative version), by [Ben Daoud(2010)]. </w:t>
      </w:r>
      <w:r>
        <w:rPr>
          <w:noProof/>
        </w:rPr>
        <w:t>Same conventions as Table 1</w:t>
      </w:r>
    </w:p>
    <w:p w:rsidR="00A11BB9" w:rsidRDefault="00A11BB9">
      <w:pPr>
        <w:tabs>
          <w:tab w:val="center" w:pos="4800"/>
          <w:tab w:val="right" w:pos="9500"/>
        </w:tabs>
        <w:ind w:firstLine="720"/>
        <w:jc w:val="both"/>
        <w:rPr>
          <w:rFonts w:ascii="Times New Roman" w:hAnsi="Times New Roman" w:cs="Times New Roman"/>
          <w:noProof/>
        </w:rPr>
      </w:pPr>
      <w:r>
        <w:rPr>
          <w:noProof/>
        </w:rPr>
        <w:t xml:space="preserve"> </w:t>
      </w:r>
    </w:p>
    <w:tbl>
      <w:tblPr>
        <w:tblW w:w="0" w:type="auto"/>
        <w:tblInd w:w="5" w:type="dxa"/>
        <w:tblLayout w:type="fixed"/>
        <w:tblCellMar>
          <w:left w:w="0" w:type="dxa"/>
          <w:right w:w="0" w:type="dxa"/>
        </w:tblCellMar>
        <w:tblLook w:val="0000" w:firstRow="0" w:lastRow="0" w:firstColumn="0" w:lastColumn="0" w:noHBand="0" w:noVBand="0"/>
      </w:tblPr>
      <w:tblGrid>
        <w:gridCol w:w="1500"/>
        <w:gridCol w:w="1500"/>
        <w:gridCol w:w="1500"/>
        <w:gridCol w:w="1500"/>
        <w:gridCol w:w="1500"/>
      </w:tblGrid>
      <w:tr w:rsidR="00A11BB9">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w:t>
            </w:r>
            <w:proofErr w:type="spellStart"/>
            <w:r>
              <w:rPr>
                <w:b/>
                <w:bCs/>
              </w:rPr>
              <w:t>Level</w:t>
            </w:r>
            <w:proofErr w:type="spellEnd"/>
            <w:r>
              <w:t xml:space="preserve">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w:t>
            </w:r>
            <w:r>
              <w:rPr>
                <w:b/>
                <w:bCs/>
              </w:rPr>
              <w:t>Variable</w:t>
            </w:r>
            <w:r>
              <w:t xml:space="preserve">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w:t>
            </w:r>
            <w:proofErr w:type="spellStart"/>
            <w:r>
              <w:rPr>
                <w:b/>
                <w:bCs/>
              </w:rPr>
              <w:t>Hour</w:t>
            </w:r>
            <w:proofErr w:type="spellEnd"/>
            <w:r>
              <w:t xml:space="preserve">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w:t>
            </w:r>
            <w:proofErr w:type="spellStart"/>
            <w:r>
              <w:rPr>
                <w:b/>
                <w:bCs/>
              </w:rPr>
              <w:t>Criteria</w:t>
            </w:r>
            <w:proofErr w:type="spellEnd"/>
            <w:r>
              <w:t xml:space="preserve">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w:t>
            </w:r>
            <w:r>
              <w:rPr>
                <w:b/>
                <w:bCs/>
              </w:rPr>
              <w:t>Nb</w:t>
            </w:r>
            <w:r>
              <w:t xml:space="preserve"> </w:t>
            </w:r>
          </w:p>
        </w:tc>
      </w:tr>
      <w:tr w:rsidR="00A11BB9">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2*0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T925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36 h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w:t>
            </w:r>
            <w:r>
              <w:lastRenderedPageBreak/>
              <w:t xml:space="preserve">2*RMSE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lastRenderedPageBreak/>
              <w:t xml:space="preserve"> 2*</w:t>
            </w:r>
            <w:r>
              <w:rPr>
                <w:position w:val="-12"/>
              </w:rPr>
              <w:object w:dxaOrig="340" w:dyaOrig="360">
                <v:shape id="_x0000_i1048" type="#_x0000_t75" style="width:17pt;height:18.35pt" o:ole="">
                  <v:imagedata r:id="rId56" o:title=""/>
                </v:shape>
                <o:OLEObject Type="Embed" ProgID="Equation.3" ShapeID="_x0000_i1048" DrawAspect="Content" ObjectID="_1511254131" r:id="rId57"/>
              </w:object>
            </w:r>
            <w:r>
              <w:t xml:space="preserve"> </w:t>
            </w:r>
          </w:p>
        </w:tc>
      </w:tr>
      <w:tr w:rsidR="00A11BB9">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T600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12 h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w:t>
            </w:r>
          </w:p>
        </w:tc>
      </w:tr>
      <w:tr w:rsidR="00A11BB9">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2*1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Z1000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12 h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2*S1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2*70 </w:t>
            </w:r>
          </w:p>
        </w:tc>
      </w:tr>
      <w:tr w:rsidR="00A11BB9">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Z500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24 h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w:t>
            </w:r>
          </w:p>
        </w:tc>
      </w:tr>
      <w:tr w:rsidR="00A11BB9">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2*2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TPW * RH925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12, 24 h </w:t>
            </w:r>
            <w:r>
              <w:rPr>
                <w:position w:val="-4"/>
              </w:rPr>
              <w:object w:dxaOrig="139" w:dyaOrig="300">
                <v:shape id="_x0000_i1049" type="#_x0000_t75" style="width:6.8pt;height:14.95pt" o:ole="">
                  <v:imagedata r:id="rId58" o:title=""/>
                </v:shape>
                <o:OLEObject Type="Embed" ProgID="Equation.3" ShapeID="_x0000_i1049" DrawAspect="Content" ObjectID="_1511254132" r:id="rId59"/>
              </w:object>
            </w:r>
            <w:r>
              <w:t xml:space="preserve">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2*RMSE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2*25 </w:t>
            </w:r>
          </w:p>
        </w:tc>
      </w:tr>
      <w:tr w:rsidR="00A11BB9">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TPW * RH700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12, 24 h </w:t>
            </w:r>
            <w:r>
              <w:rPr>
                <w:position w:val="-4"/>
              </w:rPr>
              <w:object w:dxaOrig="139" w:dyaOrig="300">
                <v:shape id="_x0000_i1050" type="#_x0000_t75" style="width:6.8pt;height:14.95pt" o:ole="">
                  <v:imagedata r:id="rId60" o:title=""/>
                </v:shape>
                <o:OLEObject Type="Embed" ProgID="Equation.3" ShapeID="_x0000_i1050" DrawAspect="Content" ObjectID="_1511254133" r:id="rId61"/>
              </w:object>
            </w:r>
            <w:r>
              <w:t xml:space="preserve">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w:t>
            </w:r>
          </w:p>
        </w:tc>
      </w:tr>
      <w:tr w:rsidR="00A11BB9">
        <w:trPr>
          <w:gridAfter w:val="3"/>
          <w:wAfter w:w="4500" w:type="dxa"/>
        </w:trPr>
        <w:tc>
          <w:tcPr>
            <w:tcW w:w="3000" w:type="dxa"/>
            <w:gridSpan w:val="2"/>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p>
        </w:tc>
      </w:tr>
    </w:tbl>
    <w:p w:rsidR="00A11BB9" w:rsidRDefault="00A11BB9">
      <w:pPr>
        <w:tabs>
          <w:tab w:val="center" w:pos="4800"/>
          <w:tab w:val="right" w:pos="9500"/>
        </w:tabs>
        <w:ind w:firstLine="720"/>
        <w:jc w:val="both"/>
        <w:rPr>
          <w:rFonts w:ascii="Times New Roman" w:hAnsi="Times New Roman" w:cs="Times New Roman"/>
          <w:noProof/>
        </w:rPr>
      </w:pPr>
    </w:p>
    <w:p w:rsidR="00A11BB9" w:rsidRDefault="00A11BB9">
      <w:pPr>
        <w:tabs>
          <w:tab w:val="center" w:pos="4800"/>
          <w:tab w:val="right" w:pos="9500"/>
        </w:tabs>
        <w:ind w:firstLine="720"/>
        <w:jc w:val="both"/>
        <w:rPr>
          <w:rFonts w:ascii="Times New Roman" w:hAnsi="Times New Roman" w:cs="Times New Roman"/>
          <w:noProof/>
        </w:rPr>
      </w:pPr>
      <w:r>
        <w:rPr>
          <w:noProof/>
        </w:rPr>
        <w:t xml:space="preserve"> </w:t>
      </w:r>
      <w:r>
        <w:rPr>
          <w:noProof/>
          <w:position w:val="-10"/>
        </w:rPr>
        <w:object w:dxaOrig="180" w:dyaOrig="320">
          <v:shape id="_x0000_i1051" type="#_x0000_t75" style="width:8.85pt;height:16.3pt" o:ole="">
            <v:imagedata r:id="rId62" o:title=""/>
          </v:shape>
          <o:OLEObject Type="Embed" ProgID="Equation.3" ShapeID="_x0000_i1051" DrawAspect="Content" ObjectID="_1511254134" r:id="rId63"/>
        </w:object>
      </w:r>
      <w:r>
        <w:rPr>
          <w:noProof/>
        </w:rPr>
        <w:t xml:space="preserve"> or 06-30 h as an alternative  </w:t>
      </w:r>
    </w:p>
    <w:p w:rsidR="00A11BB9" w:rsidRPr="00D3493F" w:rsidRDefault="00A11BB9">
      <w:pPr>
        <w:tabs>
          <w:tab w:val="center" w:pos="4800"/>
          <w:tab w:val="right" w:pos="9500"/>
        </w:tabs>
        <w:ind w:firstLine="720"/>
        <w:jc w:val="both"/>
        <w:rPr>
          <w:rFonts w:ascii="Times New Roman" w:hAnsi="Times New Roman" w:cs="Times New Roman"/>
          <w:noProof/>
          <w:lang w:val="en-US"/>
        </w:rPr>
      </w:pPr>
      <w:r w:rsidRPr="00D3493F">
        <w:rPr>
          <w:noProof/>
          <w:lang w:val="en-US"/>
        </w:rPr>
        <w:t>Subsequently, [Ben Daoud(2010)] added an additional</w:t>
      </w:r>
      <w:del w:id="125" w:author="obled" w:date="2015-12-08T09:28:00Z">
        <w:r w:rsidRPr="00D3493F" w:rsidDel="00EF31E1">
          <w:rPr>
            <w:noProof/>
            <w:lang w:val="en-US"/>
          </w:rPr>
          <w:delText>ly</w:delText>
        </w:r>
      </w:del>
      <w:r w:rsidRPr="00D3493F">
        <w:rPr>
          <w:noProof/>
          <w:lang w:val="en-US"/>
        </w:rPr>
        <w:t xml:space="preserve"> level of analogy, between the circulation and the moisture analogy (Table 7), based on vertical velocity at 850 hPa (W850). This AM was developed for large floodplains in France, but was found to be not relevant for an Alpine environment where topography is mostly responsible for uplift of air masses [Horton et~al.(2012)Horton, Jaboyedoff, Metzger, Obled, and Marty].</w:t>
      </w:r>
    </w:p>
    <w:p w:rsidR="00A11BB9" w:rsidRPr="00D3493F" w:rsidRDefault="00A11BB9">
      <w:pPr>
        <w:tabs>
          <w:tab w:val="center" w:pos="4800"/>
          <w:tab w:val="right" w:pos="9500"/>
        </w:tabs>
        <w:ind w:firstLine="720"/>
        <w:jc w:val="both"/>
        <w:rPr>
          <w:rFonts w:ascii="Times New Roman" w:hAnsi="Times New Roman" w:cs="Times New Roman"/>
          <w:noProof/>
          <w:lang w:val="en-US"/>
        </w:rPr>
      </w:pPr>
    </w:p>
    <w:p w:rsidR="00A11BB9" w:rsidRDefault="00A11BB9">
      <w:pPr>
        <w:tabs>
          <w:tab w:val="center" w:pos="4800"/>
          <w:tab w:val="right" w:pos="9500"/>
        </w:tabs>
        <w:jc w:val="center"/>
        <w:rPr>
          <w:rFonts w:ascii="Times New Roman" w:hAnsi="Times New Roman" w:cs="Times New Roman"/>
          <w:noProof/>
        </w:rPr>
      </w:pPr>
      <w:r w:rsidRPr="00D3493F">
        <w:rPr>
          <w:noProof/>
          <w:lang w:val="en-US"/>
        </w:rPr>
        <w:t xml:space="preserve">Table  7: Method of type P2T-2Z-4W-4MI, by [Ben Daoud(2010)]. </w:t>
      </w:r>
      <w:r>
        <w:rPr>
          <w:noProof/>
        </w:rPr>
        <w:t>Same conventions as Table 1</w:t>
      </w:r>
    </w:p>
    <w:p w:rsidR="00A11BB9" w:rsidRDefault="00A11BB9">
      <w:pPr>
        <w:tabs>
          <w:tab w:val="center" w:pos="4800"/>
          <w:tab w:val="right" w:pos="9500"/>
        </w:tabs>
        <w:ind w:firstLine="720"/>
        <w:jc w:val="both"/>
        <w:rPr>
          <w:rFonts w:ascii="Times New Roman" w:hAnsi="Times New Roman" w:cs="Times New Roman"/>
          <w:noProof/>
        </w:rPr>
      </w:pPr>
      <w:r>
        <w:rPr>
          <w:noProof/>
        </w:rPr>
        <w:t xml:space="preserve"> </w:t>
      </w:r>
    </w:p>
    <w:tbl>
      <w:tblPr>
        <w:tblW w:w="0" w:type="auto"/>
        <w:tblInd w:w="5" w:type="dxa"/>
        <w:tblLayout w:type="fixed"/>
        <w:tblCellMar>
          <w:left w:w="0" w:type="dxa"/>
          <w:right w:w="0" w:type="dxa"/>
        </w:tblCellMar>
        <w:tblLook w:val="0000" w:firstRow="0" w:lastRow="0" w:firstColumn="0" w:lastColumn="0" w:noHBand="0" w:noVBand="0"/>
      </w:tblPr>
      <w:tblGrid>
        <w:gridCol w:w="1500"/>
        <w:gridCol w:w="1500"/>
        <w:gridCol w:w="1500"/>
        <w:gridCol w:w="1500"/>
        <w:gridCol w:w="1500"/>
      </w:tblGrid>
      <w:tr w:rsidR="00A11BB9">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w:t>
            </w:r>
            <w:proofErr w:type="spellStart"/>
            <w:r>
              <w:rPr>
                <w:b/>
                <w:bCs/>
              </w:rPr>
              <w:t>Level</w:t>
            </w:r>
            <w:proofErr w:type="spellEnd"/>
            <w:r>
              <w:t xml:space="preserve">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w:t>
            </w:r>
            <w:r>
              <w:rPr>
                <w:b/>
                <w:bCs/>
              </w:rPr>
              <w:t>Variable</w:t>
            </w:r>
            <w:r>
              <w:t xml:space="preserve">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w:t>
            </w:r>
            <w:proofErr w:type="spellStart"/>
            <w:r>
              <w:rPr>
                <w:b/>
                <w:bCs/>
              </w:rPr>
              <w:t>Hour</w:t>
            </w:r>
            <w:proofErr w:type="spellEnd"/>
            <w:r>
              <w:t xml:space="preserve">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w:t>
            </w:r>
            <w:proofErr w:type="spellStart"/>
            <w:r>
              <w:rPr>
                <w:b/>
                <w:bCs/>
              </w:rPr>
              <w:t>Criteria</w:t>
            </w:r>
            <w:proofErr w:type="spellEnd"/>
            <w:r>
              <w:t xml:space="preserve">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w:t>
            </w:r>
            <w:r>
              <w:rPr>
                <w:b/>
                <w:bCs/>
              </w:rPr>
              <w:t>Nb</w:t>
            </w:r>
            <w:r>
              <w:t xml:space="preserve"> </w:t>
            </w:r>
          </w:p>
        </w:tc>
      </w:tr>
      <w:tr w:rsidR="00A11BB9">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2*0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T925 (1 point)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36 h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2*RMSE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2*</w:t>
            </w:r>
            <w:r>
              <w:rPr>
                <w:position w:val="-12"/>
              </w:rPr>
              <w:object w:dxaOrig="340" w:dyaOrig="360">
                <v:shape id="_x0000_i1052" type="#_x0000_t75" style="width:17pt;height:18.35pt" o:ole="">
                  <v:imagedata r:id="rId64" o:title=""/>
                </v:shape>
                <o:OLEObject Type="Embed" ProgID="Equation.3" ShapeID="_x0000_i1052" DrawAspect="Content" ObjectID="_1511254135" r:id="rId65"/>
              </w:object>
            </w:r>
            <w:r>
              <w:t xml:space="preserve"> </w:t>
            </w:r>
          </w:p>
        </w:tc>
      </w:tr>
      <w:tr w:rsidR="00A11BB9">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T600 (1 point)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12 h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w:t>
            </w:r>
          </w:p>
        </w:tc>
      </w:tr>
      <w:tr w:rsidR="00A11BB9">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2*1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Z1000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12 h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2*S1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2*170 </w:t>
            </w:r>
          </w:p>
        </w:tc>
      </w:tr>
      <w:tr w:rsidR="00A11BB9">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Z500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24 h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w:t>
            </w:r>
          </w:p>
        </w:tc>
      </w:tr>
      <w:tr w:rsidR="00A11BB9">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2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W850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06-24 h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RMSE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70 </w:t>
            </w:r>
          </w:p>
        </w:tc>
      </w:tr>
      <w:tr w:rsidR="00A11BB9">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2*3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TPW * RH925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12, 24 h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2*RMSE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2*25 </w:t>
            </w:r>
          </w:p>
        </w:tc>
      </w:tr>
      <w:tr w:rsidR="00A11BB9">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TPW * RH700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12, 24 h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w:t>
            </w:r>
          </w:p>
        </w:tc>
      </w:tr>
      <w:tr w:rsidR="00A11BB9">
        <w:trPr>
          <w:gridAfter w:val="3"/>
          <w:wAfter w:w="4500" w:type="dxa"/>
        </w:trPr>
        <w:tc>
          <w:tcPr>
            <w:tcW w:w="3000" w:type="dxa"/>
            <w:gridSpan w:val="2"/>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p>
        </w:tc>
      </w:tr>
    </w:tbl>
    <w:p w:rsidR="00A11BB9" w:rsidRDefault="00A11BB9">
      <w:pPr>
        <w:tabs>
          <w:tab w:val="center" w:pos="4800"/>
          <w:tab w:val="right" w:pos="9500"/>
        </w:tabs>
        <w:ind w:firstLine="720"/>
        <w:jc w:val="both"/>
        <w:rPr>
          <w:rFonts w:ascii="Times New Roman" w:hAnsi="Times New Roman" w:cs="Times New Roman"/>
          <w:noProof/>
        </w:rPr>
      </w:pPr>
    </w:p>
    <w:p w:rsidR="00A11BB9" w:rsidRDefault="00A11BB9">
      <w:pPr>
        <w:tabs>
          <w:tab w:val="center" w:pos="4800"/>
          <w:tab w:val="right" w:pos="9500"/>
        </w:tabs>
        <w:ind w:firstLine="720"/>
        <w:jc w:val="both"/>
        <w:rPr>
          <w:rFonts w:ascii="Times New Roman" w:hAnsi="Times New Roman" w:cs="Times New Roman"/>
          <w:noProof/>
        </w:rPr>
      </w:pPr>
      <w:r>
        <w:rPr>
          <w:noProof/>
        </w:rPr>
        <w:t xml:space="preserve">  </w:t>
      </w:r>
    </w:p>
    <w:p w:rsidR="00A11BB9" w:rsidRPr="00D3493F" w:rsidRDefault="00A11BB9">
      <w:pPr>
        <w:tabs>
          <w:tab w:val="center" w:pos="4800"/>
          <w:tab w:val="right" w:pos="9500"/>
        </w:tabs>
        <w:ind w:firstLine="720"/>
        <w:jc w:val="both"/>
        <w:rPr>
          <w:rFonts w:ascii="Times New Roman" w:hAnsi="Times New Roman" w:cs="Times New Roman"/>
          <w:noProof/>
          <w:lang w:val="en-US"/>
        </w:rPr>
      </w:pPr>
      <w:r w:rsidRPr="00D3493F">
        <w:rPr>
          <w:noProof/>
          <w:lang w:val="en-US"/>
        </w:rPr>
        <w:t xml:space="preserve">[Bliefernicht(2010)] proposed to add a weighting to </w:t>
      </w:r>
      <w:del w:id="126" w:author="obled" w:date="2015-12-08T09:23:00Z">
        <w:r w:rsidRPr="00D3493F" w:rsidDel="00EF31E1">
          <w:rPr>
            <w:noProof/>
            <w:lang w:val="en-US"/>
          </w:rPr>
          <w:delText xml:space="preserve">the </w:delText>
        </w:r>
      </w:del>
      <w:ins w:id="127" w:author="obled" w:date="2015-12-08T09:23:00Z">
        <w:r w:rsidR="00EF31E1">
          <w:rPr>
            <w:noProof/>
            <w:lang w:val="en-US"/>
          </w:rPr>
          <w:t>each</w:t>
        </w:r>
        <w:r w:rsidR="00EF31E1" w:rsidRPr="00D3493F">
          <w:rPr>
            <w:noProof/>
            <w:lang w:val="en-US"/>
          </w:rPr>
          <w:t xml:space="preserve"> </w:t>
        </w:r>
      </w:ins>
      <w:r w:rsidRPr="00D3493F">
        <w:rPr>
          <w:noProof/>
          <w:lang w:val="en-US"/>
        </w:rPr>
        <w:t xml:space="preserve">grid points of the predictor </w:t>
      </w:r>
      <w:ins w:id="128" w:author="obled" w:date="2015-12-08T09:23:00Z">
        <w:r w:rsidR="00EF31E1">
          <w:rPr>
            <w:noProof/>
            <w:lang w:val="en-US"/>
          </w:rPr>
          <w:t xml:space="preserve">domain </w:t>
        </w:r>
      </w:ins>
      <w:r w:rsidRPr="00D3493F">
        <w:rPr>
          <w:noProof/>
          <w:lang w:val="en-US"/>
        </w:rPr>
        <w:t>to overcome a comparison on a fixed-size window, and to give more importance to regions with relevant atmospheric circulation information. However, he noticed that there is a risk of overparametrization as the performance was not stable between the calibration and the validation periods, and a simplification of the weighting fields may be necessary. He also compare</w:t>
      </w:r>
      <w:ins w:id="129" w:author="obled" w:date="2015-12-08T09:28:00Z">
        <w:r w:rsidR="004F0928">
          <w:rPr>
            <w:noProof/>
            <w:lang w:val="en-US"/>
          </w:rPr>
          <w:t>d</w:t>
        </w:r>
      </w:ins>
      <w:r w:rsidRPr="00D3493F">
        <w:rPr>
          <w:noProof/>
          <w:lang w:val="en-US"/>
        </w:rPr>
        <w:t xml:space="preserve"> the performance of the AM with a forecasting method based on a weather types approach, and concluded that the AM was more efficient.</w:t>
      </w:r>
    </w:p>
    <w:p w:rsidR="00A11BB9" w:rsidRPr="00D3493F" w:rsidRDefault="00A11BB9">
      <w:pPr>
        <w:tabs>
          <w:tab w:val="center" w:pos="4800"/>
          <w:tab w:val="right" w:pos="9500"/>
        </w:tabs>
        <w:ind w:firstLine="720"/>
        <w:jc w:val="both"/>
        <w:rPr>
          <w:rFonts w:ascii="Times New Roman" w:hAnsi="Times New Roman" w:cs="Times New Roman"/>
          <w:noProof/>
          <w:lang w:val="en-US"/>
        </w:rPr>
      </w:pPr>
      <w:r w:rsidRPr="00D3493F">
        <w:rPr>
          <w:noProof/>
          <w:lang w:val="en-US"/>
        </w:rPr>
        <w:lastRenderedPageBreak/>
        <w:t xml:space="preserve">[Horton et~al.(2012)Horton, Jaboyedoff, Metzger, Obled, and Marty] identified that the analogy on the atmospheric circulation may not be comprehensive, and that a significant gain was obtained by considering 4 atmospheric levels (1000, 850, 700, and 500 hPa at 12 or 24 h) instead of 2 (Table 8). </w:t>
      </w:r>
      <w:del w:id="130" w:author="obled" w:date="2015-12-08T09:29:00Z">
        <w:r w:rsidRPr="00D3493F" w:rsidDel="004F0928">
          <w:rPr>
            <w:noProof/>
            <w:lang w:val="en-US"/>
          </w:rPr>
          <w:delText xml:space="preserve">No </w:delText>
        </w:r>
      </w:del>
      <w:commentRangeStart w:id="131"/>
      <w:ins w:id="132" w:author="obled" w:date="2015-12-08T09:29:00Z">
        <w:r w:rsidR="004F0928">
          <w:rPr>
            <w:noProof/>
            <w:lang w:val="en-US"/>
          </w:rPr>
          <w:t>The</w:t>
        </w:r>
        <w:commentRangeEnd w:id="131"/>
        <w:r w:rsidR="004F0928">
          <w:rPr>
            <w:rStyle w:val="Marquedecommentaire"/>
          </w:rPr>
          <w:commentReference w:id="131"/>
        </w:r>
        <w:r w:rsidR="004F0928" w:rsidRPr="00D3493F">
          <w:rPr>
            <w:noProof/>
            <w:lang w:val="en-US"/>
          </w:rPr>
          <w:t xml:space="preserve"> </w:t>
        </w:r>
      </w:ins>
      <w:r w:rsidRPr="00D3493F">
        <w:rPr>
          <w:noProof/>
          <w:lang w:val="en-US"/>
        </w:rPr>
        <w:t>number of analogues (</w:t>
      </w:r>
      <w:r>
        <w:rPr>
          <w:noProof/>
          <w:position w:val="-10"/>
        </w:rPr>
        <w:object w:dxaOrig="320" w:dyaOrig="340">
          <v:shape id="_x0000_i1053" type="#_x0000_t75" style="width:16.3pt;height:17pt" o:ole="">
            <v:imagedata r:id="rId66" o:title=""/>
          </v:shape>
          <o:OLEObject Type="Embed" ProgID="Equation.3" ShapeID="_x0000_i1053" DrawAspect="Content" ObjectID="_1511254136" r:id="rId67"/>
        </w:object>
      </w:r>
      <w:r w:rsidRPr="00D3493F">
        <w:rPr>
          <w:noProof/>
          <w:lang w:val="en-US"/>
        </w:rPr>
        <w:t xml:space="preserve">) was </w:t>
      </w:r>
      <w:ins w:id="133" w:author="obled" w:date="2015-12-08T09:29:00Z">
        <w:r w:rsidR="004F0928">
          <w:rPr>
            <w:noProof/>
            <w:lang w:val="en-US"/>
          </w:rPr>
          <w:t xml:space="preserve">not </w:t>
        </w:r>
      </w:ins>
      <w:r w:rsidRPr="00D3493F">
        <w:rPr>
          <w:noProof/>
          <w:lang w:val="en-US"/>
        </w:rPr>
        <w:t xml:space="preserve">provided globally, as it was calibrated for every subregion. Considering an AM only based on the atmospheric circulation has an interest for operational forecasting, </w:t>
      </w:r>
      <w:del w:id="134" w:author="obled" w:date="2015-12-08T09:30:00Z">
        <w:r w:rsidRPr="00D3493F" w:rsidDel="004F0928">
          <w:rPr>
            <w:noProof/>
            <w:lang w:val="en-US"/>
          </w:rPr>
          <w:delText xml:space="preserve">where </w:delText>
        </w:r>
      </w:del>
      <w:ins w:id="135" w:author="obled" w:date="2015-12-08T09:30:00Z">
        <w:r w:rsidR="004F0928">
          <w:rPr>
            <w:noProof/>
            <w:lang w:val="en-US"/>
          </w:rPr>
          <w:t>since</w:t>
        </w:r>
        <w:r w:rsidR="004F0928" w:rsidRPr="00D3493F">
          <w:rPr>
            <w:noProof/>
            <w:lang w:val="en-US"/>
          </w:rPr>
          <w:t xml:space="preserve"> </w:t>
        </w:r>
      </w:ins>
      <w:r w:rsidRPr="00D3493F">
        <w:rPr>
          <w:noProof/>
          <w:lang w:val="en-US"/>
        </w:rPr>
        <w:t>moisture variables are less well forecasted for a lead time of a few days. An equivalent structure was also optimized by means of generic algorithms (PC-4Zgo), which is the topic of another paper [Horton et~al.(2016)Horton, Jaboyedoff, and Obled].</w:t>
      </w:r>
    </w:p>
    <w:p w:rsidR="00A11BB9" w:rsidRPr="00D3493F" w:rsidRDefault="00A11BB9">
      <w:pPr>
        <w:tabs>
          <w:tab w:val="center" w:pos="4800"/>
          <w:tab w:val="right" w:pos="9500"/>
        </w:tabs>
        <w:ind w:firstLine="720"/>
        <w:jc w:val="both"/>
        <w:rPr>
          <w:rFonts w:ascii="Times New Roman" w:hAnsi="Times New Roman" w:cs="Times New Roman"/>
          <w:noProof/>
          <w:lang w:val="en-US"/>
        </w:rPr>
      </w:pPr>
    </w:p>
    <w:p w:rsidR="00A11BB9" w:rsidRDefault="00A11BB9">
      <w:pPr>
        <w:tabs>
          <w:tab w:val="center" w:pos="4800"/>
          <w:tab w:val="right" w:pos="9500"/>
        </w:tabs>
        <w:jc w:val="center"/>
        <w:rPr>
          <w:rFonts w:ascii="Times New Roman" w:hAnsi="Times New Roman" w:cs="Times New Roman"/>
          <w:noProof/>
        </w:rPr>
      </w:pPr>
      <w:r w:rsidRPr="00D3493F">
        <w:rPr>
          <w:noProof/>
          <w:lang w:val="en-US"/>
        </w:rPr>
        <w:t xml:space="preserve">Table  8: Method of type PC-4Z proposed by [Horton et~al.(2012)Horton, Jaboyedoff, Metzger, Obled, and Marty]. </w:t>
      </w:r>
      <w:r>
        <w:rPr>
          <w:noProof/>
        </w:rPr>
        <w:t>Same conventions as Table 1</w:t>
      </w:r>
    </w:p>
    <w:p w:rsidR="00A11BB9" w:rsidRDefault="00A11BB9">
      <w:pPr>
        <w:tabs>
          <w:tab w:val="center" w:pos="4800"/>
          <w:tab w:val="right" w:pos="9500"/>
        </w:tabs>
        <w:ind w:firstLine="720"/>
        <w:jc w:val="both"/>
        <w:rPr>
          <w:rFonts w:ascii="Times New Roman" w:hAnsi="Times New Roman" w:cs="Times New Roman"/>
          <w:noProof/>
        </w:rPr>
      </w:pPr>
      <w:r>
        <w:rPr>
          <w:noProof/>
        </w:rPr>
        <w:t xml:space="preserve"> </w:t>
      </w:r>
    </w:p>
    <w:tbl>
      <w:tblPr>
        <w:tblW w:w="0" w:type="auto"/>
        <w:tblInd w:w="5" w:type="dxa"/>
        <w:tblLayout w:type="fixed"/>
        <w:tblCellMar>
          <w:left w:w="0" w:type="dxa"/>
          <w:right w:w="0" w:type="dxa"/>
        </w:tblCellMar>
        <w:tblLook w:val="0000" w:firstRow="0" w:lastRow="0" w:firstColumn="0" w:lastColumn="0" w:noHBand="0" w:noVBand="0"/>
      </w:tblPr>
      <w:tblGrid>
        <w:gridCol w:w="1500"/>
        <w:gridCol w:w="1500"/>
        <w:gridCol w:w="1500"/>
        <w:gridCol w:w="1500"/>
        <w:gridCol w:w="1500"/>
      </w:tblGrid>
      <w:tr w:rsidR="00A11BB9">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w:t>
            </w:r>
            <w:proofErr w:type="spellStart"/>
            <w:r>
              <w:rPr>
                <w:b/>
                <w:bCs/>
              </w:rPr>
              <w:t>Level</w:t>
            </w:r>
            <w:proofErr w:type="spellEnd"/>
            <w:r>
              <w:t xml:space="preserve">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w:t>
            </w:r>
            <w:r>
              <w:rPr>
                <w:b/>
                <w:bCs/>
              </w:rPr>
              <w:t>Variable</w:t>
            </w:r>
            <w:r>
              <w:t xml:space="preserve">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w:t>
            </w:r>
            <w:proofErr w:type="spellStart"/>
            <w:r>
              <w:rPr>
                <w:b/>
                <w:bCs/>
              </w:rPr>
              <w:t>Hour</w:t>
            </w:r>
            <w:proofErr w:type="spellEnd"/>
            <w:r>
              <w:t xml:space="preserve">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w:t>
            </w:r>
            <w:proofErr w:type="spellStart"/>
            <w:r>
              <w:rPr>
                <w:b/>
                <w:bCs/>
              </w:rPr>
              <w:t>Criteria</w:t>
            </w:r>
            <w:proofErr w:type="spellEnd"/>
            <w:r>
              <w:t xml:space="preserve">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w:t>
            </w:r>
            <w:r>
              <w:rPr>
                <w:b/>
                <w:bCs/>
              </w:rPr>
              <w:t>Nb</w:t>
            </w:r>
            <w:r>
              <w:t xml:space="preserve"> </w:t>
            </w:r>
          </w:p>
        </w:tc>
      </w:tr>
      <w:tr w:rsidR="00A11BB9" w:rsidRPr="000A7817">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0 </w:t>
            </w:r>
          </w:p>
        </w:tc>
        <w:tc>
          <w:tcPr>
            <w:tcW w:w="6000" w:type="dxa"/>
            <w:gridSpan w:val="4"/>
            <w:tcBorders>
              <w:top w:val="single" w:sz="4" w:space="0" w:color="auto"/>
              <w:left w:val="single" w:sz="4" w:space="0" w:color="auto"/>
              <w:bottom w:val="single" w:sz="4" w:space="0" w:color="auto"/>
              <w:right w:val="single" w:sz="4" w:space="0" w:color="auto"/>
            </w:tcBorders>
          </w:tcPr>
          <w:p w:rsidR="00A11BB9" w:rsidRPr="00D3493F" w:rsidRDefault="00A11BB9">
            <w:pPr>
              <w:tabs>
                <w:tab w:val="center" w:pos="4800"/>
                <w:tab w:val="right" w:pos="9500"/>
              </w:tabs>
              <w:ind w:firstLine="720"/>
              <w:jc w:val="both"/>
              <w:rPr>
                <w:lang w:val="en-US"/>
              </w:rPr>
            </w:pPr>
            <w:r w:rsidRPr="00D3493F">
              <w:rPr>
                <w:lang w:val="en-US"/>
              </w:rPr>
              <w:t xml:space="preserve"> </w:t>
            </w:r>
            <w:r>
              <w:rPr>
                <w:position w:val="-6"/>
              </w:rPr>
              <w:object w:dxaOrig="480" w:dyaOrig="279">
                <v:shape id="_x0000_i1054" type="#_x0000_t75" style="width:23.75pt;height:14.25pt" o:ole="">
                  <v:imagedata r:id="rId68" o:title=""/>
                </v:shape>
                <o:OLEObject Type="Embed" ProgID="Equation.3" ShapeID="_x0000_i1054" DrawAspect="Content" ObjectID="_1511254137" r:id="rId69"/>
              </w:object>
            </w:r>
            <w:r w:rsidRPr="00D3493F">
              <w:rPr>
                <w:lang w:val="en-US"/>
              </w:rPr>
              <w:t xml:space="preserve"> days around the target date </w:t>
            </w:r>
          </w:p>
        </w:tc>
      </w:tr>
      <w:tr w:rsidR="00A11BB9">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4*1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Z1000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12 h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4*S1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4*</w:t>
            </w:r>
            <w:r>
              <w:rPr>
                <w:position w:val="-10"/>
              </w:rPr>
              <w:object w:dxaOrig="320" w:dyaOrig="340">
                <v:shape id="_x0000_i1055" type="#_x0000_t75" style="width:16.3pt;height:17pt" o:ole="">
                  <v:imagedata r:id="rId70" o:title=""/>
                </v:shape>
                <o:OLEObject Type="Embed" ProgID="Equation.3" ShapeID="_x0000_i1055" DrawAspect="Content" ObjectID="_1511254138" r:id="rId71"/>
              </w:object>
            </w:r>
            <w:r>
              <w:t xml:space="preserve"> </w:t>
            </w:r>
          </w:p>
        </w:tc>
      </w:tr>
      <w:tr w:rsidR="00A11BB9">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Z850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24 h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w:t>
            </w:r>
          </w:p>
        </w:tc>
      </w:tr>
      <w:tr w:rsidR="00A11BB9">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Z700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12 h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w:t>
            </w:r>
          </w:p>
        </w:tc>
      </w:tr>
      <w:tr w:rsidR="00A11BB9">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Z500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24 h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w:t>
            </w:r>
          </w:p>
        </w:tc>
      </w:tr>
      <w:tr w:rsidR="00A11BB9">
        <w:trPr>
          <w:gridAfter w:val="3"/>
          <w:wAfter w:w="4500" w:type="dxa"/>
        </w:trPr>
        <w:tc>
          <w:tcPr>
            <w:tcW w:w="3000" w:type="dxa"/>
            <w:gridSpan w:val="2"/>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p>
        </w:tc>
      </w:tr>
    </w:tbl>
    <w:p w:rsidR="00A11BB9" w:rsidRDefault="00A11BB9">
      <w:pPr>
        <w:tabs>
          <w:tab w:val="center" w:pos="4800"/>
          <w:tab w:val="right" w:pos="9500"/>
        </w:tabs>
        <w:ind w:firstLine="720"/>
        <w:jc w:val="both"/>
        <w:rPr>
          <w:rFonts w:ascii="Times New Roman" w:hAnsi="Times New Roman" w:cs="Times New Roman"/>
          <w:noProof/>
        </w:rPr>
      </w:pPr>
    </w:p>
    <w:p w:rsidR="00A11BB9" w:rsidRDefault="00A11BB9">
      <w:pPr>
        <w:tabs>
          <w:tab w:val="center" w:pos="4800"/>
          <w:tab w:val="right" w:pos="9500"/>
        </w:tabs>
        <w:ind w:firstLine="720"/>
        <w:jc w:val="both"/>
        <w:rPr>
          <w:rFonts w:ascii="Times New Roman" w:hAnsi="Times New Roman" w:cs="Times New Roman"/>
          <w:noProof/>
        </w:rPr>
      </w:pPr>
      <w:r>
        <w:rPr>
          <w:noProof/>
        </w:rPr>
        <w:t xml:space="preserve">  </w:t>
      </w:r>
    </w:p>
    <w:p w:rsidR="00A11BB9" w:rsidRPr="00D3493F" w:rsidRDefault="00A11BB9">
      <w:pPr>
        <w:tabs>
          <w:tab w:val="center" w:pos="4800"/>
          <w:tab w:val="right" w:pos="9500"/>
        </w:tabs>
        <w:ind w:firstLine="720"/>
        <w:jc w:val="both"/>
        <w:rPr>
          <w:rFonts w:ascii="Times New Roman" w:hAnsi="Times New Roman" w:cs="Times New Roman"/>
          <w:noProof/>
          <w:lang w:val="en-US"/>
        </w:rPr>
      </w:pPr>
      <w:r w:rsidRPr="00D3493F">
        <w:rPr>
          <w:noProof/>
          <w:lang w:val="en-US"/>
        </w:rPr>
        <w:t>[Horton et~al.(2012)Horton, Jaboyedoff, Metzger, Obled, and Marty] also integrated an analogy on the moisture flux, after the circulation analogy on the 4 atmospheric levels (Table 9). The number of analogues (</w:t>
      </w:r>
      <w:r>
        <w:rPr>
          <w:noProof/>
          <w:position w:val="-10"/>
        </w:rPr>
        <w:object w:dxaOrig="320" w:dyaOrig="340">
          <v:shape id="_x0000_i1056" type="#_x0000_t75" style="width:16.3pt;height:17pt" o:ole="">
            <v:imagedata r:id="rId72" o:title=""/>
          </v:shape>
          <o:OLEObject Type="Embed" ProgID="Equation.3" ShapeID="_x0000_i1056" DrawAspect="Content" ObjectID="_1511254139" r:id="rId73"/>
        </w:object>
      </w:r>
      <w:r w:rsidRPr="00D3493F">
        <w:rPr>
          <w:noProof/>
          <w:lang w:val="en-US"/>
        </w:rPr>
        <w:t xml:space="preserve">, </w:t>
      </w:r>
      <w:r>
        <w:rPr>
          <w:noProof/>
          <w:position w:val="-10"/>
        </w:rPr>
        <w:object w:dxaOrig="340" w:dyaOrig="340">
          <v:shape id="_x0000_i1057" type="#_x0000_t75" style="width:17pt;height:17pt" o:ole="">
            <v:imagedata r:id="rId74" o:title=""/>
          </v:shape>
          <o:OLEObject Type="Embed" ProgID="Equation.3" ShapeID="_x0000_i1057" DrawAspect="Content" ObjectID="_1511254140" r:id="rId75"/>
        </w:object>
      </w:r>
      <w:r w:rsidRPr="00D3493F">
        <w:rPr>
          <w:noProof/>
          <w:lang w:val="en-US"/>
        </w:rPr>
        <w:t>) were also calibrated for every subregion. Similarly, an equivalent structure was optimized [?, PC-4Zgo-2MIgo,]]Horton2016b.</w:t>
      </w:r>
    </w:p>
    <w:p w:rsidR="00A11BB9" w:rsidRPr="00D3493F" w:rsidRDefault="00A11BB9">
      <w:pPr>
        <w:tabs>
          <w:tab w:val="center" w:pos="4800"/>
          <w:tab w:val="right" w:pos="9500"/>
        </w:tabs>
        <w:ind w:firstLine="720"/>
        <w:jc w:val="both"/>
        <w:rPr>
          <w:rFonts w:ascii="Times New Roman" w:hAnsi="Times New Roman" w:cs="Times New Roman"/>
          <w:noProof/>
          <w:lang w:val="en-US"/>
        </w:rPr>
      </w:pPr>
    </w:p>
    <w:p w:rsidR="00A11BB9" w:rsidRDefault="00A11BB9">
      <w:pPr>
        <w:tabs>
          <w:tab w:val="center" w:pos="4800"/>
          <w:tab w:val="right" w:pos="9500"/>
        </w:tabs>
        <w:jc w:val="center"/>
        <w:rPr>
          <w:rFonts w:ascii="Times New Roman" w:hAnsi="Times New Roman" w:cs="Times New Roman"/>
          <w:noProof/>
        </w:rPr>
      </w:pPr>
      <w:r w:rsidRPr="00D3493F">
        <w:rPr>
          <w:noProof/>
          <w:lang w:val="en-US"/>
        </w:rPr>
        <w:t xml:space="preserve">Table  9: Method of type PC-4Z-2MI, by [Horton et~al.(2012)Horton, Jaboyedoff, Metzger, Obled, and Marty]. </w:t>
      </w:r>
      <w:r>
        <w:rPr>
          <w:noProof/>
        </w:rPr>
        <w:t>Same conventions as Table 1</w:t>
      </w:r>
    </w:p>
    <w:p w:rsidR="00A11BB9" w:rsidRDefault="00A11BB9">
      <w:pPr>
        <w:tabs>
          <w:tab w:val="center" w:pos="4800"/>
          <w:tab w:val="right" w:pos="9500"/>
        </w:tabs>
        <w:ind w:firstLine="720"/>
        <w:jc w:val="both"/>
        <w:rPr>
          <w:rFonts w:ascii="Times New Roman" w:hAnsi="Times New Roman" w:cs="Times New Roman"/>
          <w:noProof/>
        </w:rPr>
      </w:pPr>
      <w:r>
        <w:rPr>
          <w:noProof/>
        </w:rPr>
        <w:t xml:space="preserve"> </w:t>
      </w:r>
    </w:p>
    <w:tbl>
      <w:tblPr>
        <w:tblW w:w="0" w:type="auto"/>
        <w:tblInd w:w="5" w:type="dxa"/>
        <w:tblLayout w:type="fixed"/>
        <w:tblCellMar>
          <w:left w:w="0" w:type="dxa"/>
          <w:right w:w="0" w:type="dxa"/>
        </w:tblCellMar>
        <w:tblLook w:val="0000" w:firstRow="0" w:lastRow="0" w:firstColumn="0" w:lastColumn="0" w:noHBand="0" w:noVBand="0"/>
      </w:tblPr>
      <w:tblGrid>
        <w:gridCol w:w="1500"/>
        <w:gridCol w:w="1500"/>
        <w:gridCol w:w="1500"/>
        <w:gridCol w:w="1500"/>
        <w:gridCol w:w="1500"/>
      </w:tblGrid>
      <w:tr w:rsidR="00A11BB9">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w:t>
            </w:r>
            <w:proofErr w:type="spellStart"/>
            <w:r>
              <w:rPr>
                <w:b/>
                <w:bCs/>
              </w:rPr>
              <w:t>Level</w:t>
            </w:r>
            <w:proofErr w:type="spellEnd"/>
            <w:r>
              <w:t xml:space="preserve">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w:t>
            </w:r>
            <w:r>
              <w:rPr>
                <w:b/>
                <w:bCs/>
              </w:rPr>
              <w:t>Variable</w:t>
            </w:r>
            <w:r>
              <w:t xml:space="preserve">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w:t>
            </w:r>
            <w:proofErr w:type="spellStart"/>
            <w:r>
              <w:rPr>
                <w:b/>
                <w:bCs/>
              </w:rPr>
              <w:t>Hour</w:t>
            </w:r>
            <w:proofErr w:type="spellEnd"/>
            <w:r>
              <w:t xml:space="preserve">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w:t>
            </w:r>
            <w:proofErr w:type="spellStart"/>
            <w:r>
              <w:rPr>
                <w:b/>
                <w:bCs/>
              </w:rPr>
              <w:t>Criteria</w:t>
            </w:r>
            <w:proofErr w:type="spellEnd"/>
            <w:r>
              <w:t xml:space="preserve">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w:t>
            </w:r>
            <w:r>
              <w:rPr>
                <w:b/>
                <w:bCs/>
              </w:rPr>
              <w:t>Nb</w:t>
            </w:r>
            <w:r>
              <w:t xml:space="preserve"> </w:t>
            </w:r>
          </w:p>
        </w:tc>
      </w:tr>
      <w:tr w:rsidR="00A11BB9" w:rsidRPr="000A7817">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0 </w:t>
            </w:r>
          </w:p>
        </w:tc>
        <w:tc>
          <w:tcPr>
            <w:tcW w:w="6000" w:type="dxa"/>
            <w:gridSpan w:val="4"/>
            <w:tcBorders>
              <w:top w:val="single" w:sz="4" w:space="0" w:color="auto"/>
              <w:left w:val="single" w:sz="4" w:space="0" w:color="auto"/>
              <w:bottom w:val="single" w:sz="4" w:space="0" w:color="auto"/>
              <w:right w:val="single" w:sz="4" w:space="0" w:color="auto"/>
            </w:tcBorders>
          </w:tcPr>
          <w:p w:rsidR="00A11BB9" w:rsidRPr="00D3493F" w:rsidRDefault="00A11BB9">
            <w:pPr>
              <w:tabs>
                <w:tab w:val="center" w:pos="4800"/>
                <w:tab w:val="right" w:pos="9500"/>
              </w:tabs>
              <w:ind w:firstLine="720"/>
              <w:jc w:val="both"/>
              <w:rPr>
                <w:lang w:val="en-US"/>
              </w:rPr>
            </w:pPr>
            <w:r w:rsidRPr="00D3493F">
              <w:rPr>
                <w:lang w:val="en-US"/>
              </w:rPr>
              <w:t xml:space="preserve"> </w:t>
            </w:r>
            <w:r>
              <w:rPr>
                <w:position w:val="-6"/>
              </w:rPr>
              <w:object w:dxaOrig="480" w:dyaOrig="279">
                <v:shape id="_x0000_i1058" type="#_x0000_t75" style="width:23.75pt;height:14.25pt" o:ole="">
                  <v:imagedata r:id="rId76" o:title=""/>
                </v:shape>
                <o:OLEObject Type="Embed" ProgID="Equation.3" ShapeID="_x0000_i1058" DrawAspect="Content" ObjectID="_1511254141" r:id="rId77"/>
              </w:object>
            </w:r>
            <w:r w:rsidRPr="00D3493F">
              <w:rPr>
                <w:lang w:val="en-US"/>
              </w:rPr>
              <w:t xml:space="preserve"> days around the target date </w:t>
            </w:r>
          </w:p>
        </w:tc>
      </w:tr>
      <w:tr w:rsidR="00A11BB9">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4*1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Z1000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12 h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4*S1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4*</w:t>
            </w:r>
            <w:r>
              <w:rPr>
                <w:position w:val="-10"/>
              </w:rPr>
              <w:object w:dxaOrig="320" w:dyaOrig="340">
                <v:shape id="_x0000_i1059" type="#_x0000_t75" style="width:16.3pt;height:17pt" o:ole="">
                  <v:imagedata r:id="rId78" o:title=""/>
                </v:shape>
                <o:OLEObject Type="Embed" ProgID="Equation.3" ShapeID="_x0000_i1059" DrawAspect="Content" ObjectID="_1511254142" r:id="rId79"/>
              </w:object>
            </w:r>
            <w:r>
              <w:t xml:space="preserve"> </w:t>
            </w:r>
          </w:p>
        </w:tc>
      </w:tr>
      <w:tr w:rsidR="00A11BB9">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Z850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24 h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w:t>
            </w:r>
          </w:p>
        </w:tc>
      </w:tr>
      <w:tr w:rsidR="00A11BB9">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Z700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12 h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w:t>
            </w:r>
          </w:p>
        </w:tc>
      </w:tr>
      <w:tr w:rsidR="00A11BB9">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Z500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24 h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w:t>
            </w:r>
          </w:p>
        </w:tc>
      </w:tr>
      <w:tr w:rsidR="00A11BB9">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2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V700 * TPW * RH700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12, 24 h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RMSE </w:t>
            </w:r>
          </w:p>
        </w:tc>
        <w:tc>
          <w:tcPr>
            <w:tcW w:w="1500" w:type="dxa"/>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r>
              <w:t xml:space="preserve"> </w:t>
            </w:r>
            <w:r>
              <w:rPr>
                <w:position w:val="-10"/>
              </w:rPr>
              <w:object w:dxaOrig="340" w:dyaOrig="340">
                <v:shape id="_x0000_i1060" type="#_x0000_t75" style="width:17pt;height:17pt" o:ole="">
                  <v:imagedata r:id="rId80" o:title=""/>
                </v:shape>
                <o:OLEObject Type="Embed" ProgID="Equation.3" ShapeID="_x0000_i1060" DrawAspect="Content" ObjectID="_1511254143" r:id="rId81"/>
              </w:object>
            </w:r>
            <w:r>
              <w:t xml:space="preserve"> </w:t>
            </w:r>
          </w:p>
        </w:tc>
      </w:tr>
      <w:tr w:rsidR="00A11BB9">
        <w:trPr>
          <w:gridAfter w:val="3"/>
          <w:wAfter w:w="4500" w:type="dxa"/>
        </w:trPr>
        <w:tc>
          <w:tcPr>
            <w:tcW w:w="3000" w:type="dxa"/>
            <w:gridSpan w:val="2"/>
            <w:tcBorders>
              <w:top w:val="single" w:sz="4" w:space="0" w:color="auto"/>
              <w:left w:val="single" w:sz="4" w:space="0" w:color="auto"/>
              <w:bottom w:val="single" w:sz="4" w:space="0" w:color="auto"/>
              <w:right w:val="single" w:sz="4" w:space="0" w:color="auto"/>
            </w:tcBorders>
          </w:tcPr>
          <w:p w:rsidR="00A11BB9" w:rsidRDefault="00A11BB9">
            <w:pPr>
              <w:tabs>
                <w:tab w:val="center" w:pos="4800"/>
                <w:tab w:val="right" w:pos="9500"/>
              </w:tabs>
              <w:ind w:firstLine="720"/>
              <w:jc w:val="both"/>
            </w:pPr>
          </w:p>
        </w:tc>
      </w:tr>
    </w:tbl>
    <w:p w:rsidR="00A11BB9" w:rsidRDefault="00A11BB9">
      <w:pPr>
        <w:tabs>
          <w:tab w:val="center" w:pos="4800"/>
          <w:tab w:val="right" w:pos="9500"/>
        </w:tabs>
        <w:ind w:firstLine="720"/>
        <w:jc w:val="both"/>
        <w:rPr>
          <w:rFonts w:ascii="Times New Roman" w:hAnsi="Times New Roman" w:cs="Times New Roman"/>
          <w:noProof/>
        </w:rPr>
      </w:pPr>
    </w:p>
    <w:p w:rsidR="00A11BB9" w:rsidRDefault="00A11BB9">
      <w:pPr>
        <w:tabs>
          <w:tab w:val="center" w:pos="4800"/>
          <w:tab w:val="right" w:pos="9500"/>
        </w:tabs>
        <w:ind w:firstLine="720"/>
        <w:jc w:val="both"/>
        <w:rPr>
          <w:rFonts w:ascii="Times New Roman" w:hAnsi="Times New Roman" w:cs="Times New Roman"/>
          <w:noProof/>
        </w:rPr>
      </w:pPr>
      <w:r>
        <w:rPr>
          <w:noProof/>
        </w:rPr>
        <w:lastRenderedPageBreak/>
        <w:t xml:space="preserve">  </w:t>
      </w:r>
    </w:p>
    <w:p w:rsidR="00A11BB9" w:rsidRPr="00D3493F" w:rsidRDefault="00A11BB9">
      <w:pPr>
        <w:tabs>
          <w:tab w:val="center" w:pos="4800"/>
          <w:tab w:val="right" w:pos="9500"/>
        </w:tabs>
        <w:ind w:firstLine="720"/>
        <w:jc w:val="both"/>
        <w:rPr>
          <w:rFonts w:ascii="Times New Roman" w:hAnsi="Times New Roman" w:cs="Times New Roman"/>
          <w:noProof/>
          <w:lang w:val="en-US"/>
        </w:rPr>
      </w:pPr>
      <w:r w:rsidRPr="00D3493F">
        <w:rPr>
          <w:noProof/>
          <w:lang w:val="en-US"/>
        </w:rPr>
        <w:t>The optimal predictors vary from one region to another, along with the leading atmospheric processes. One will thus never get a unique parameterization of the AM valid for any place on earth, but the method needs to be adapted to the local conditions</w:t>
      </w:r>
      <w:ins w:id="136" w:author="obled" w:date="2015-12-08T09:30:00Z">
        <w:r w:rsidR="004F0928">
          <w:rPr>
            <w:noProof/>
            <w:lang w:val="en-US"/>
          </w:rPr>
          <w:t xml:space="preserve">, available data, </w:t>
        </w:r>
      </w:ins>
      <w:r w:rsidRPr="00D3493F">
        <w:rPr>
          <w:noProof/>
          <w:lang w:val="en-US"/>
        </w:rPr>
        <w:t xml:space="preserve"> and to the size of the catchment of interest. Thus, there will always be local adaptations to be made for use in a new region.</w:t>
      </w:r>
    </w:p>
    <w:p w:rsidR="00A11BB9" w:rsidRPr="00D3493F" w:rsidRDefault="00A11BB9">
      <w:pPr>
        <w:tabs>
          <w:tab w:val="center" w:pos="4800"/>
          <w:tab w:val="right" w:pos="9500"/>
        </w:tabs>
        <w:ind w:firstLine="720"/>
        <w:jc w:val="both"/>
        <w:rPr>
          <w:rFonts w:ascii="Times New Roman" w:hAnsi="Times New Roman" w:cs="Times New Roman"/>
          <w:noProof/>
          <w:lang w:val="en-US"/>
        </w:rPr>
      </w:pPr>
    </w:p>
    <w:p w:rsidR="00A11BB9" w:rsidRPr="00D3493F" w:rsidRDefault="00A11BB9">
      <w:pPr>
        <w:pStyle w:val="Titre3"/>
        <w:tabs>
          <w:tab w:val="center" w:pos="4800"/>
          <w:tab w:val="right" w:pos="9500"/>
        </w:tabs>
        <w:rPr>
          <w:lang w:val="en-US"/>
        </w:rPr>
      </w:pPr>
      <w:r w:rsidRPr="00D3493F">
        <w:rPr>
          <w:lang w:val="en-US"/>
        </w:rPr>
        <w:t xml:space="preserve">1.6  </w:t>
      </w:r>
      <w:bookmarkStart w:id="137" w:name="GrindEQpgref566560927"/>
      <w:bookmarkEnd w:id="137"/>
      <w:r w:rsidRPr="00D3493F">
        <w:rPr>
          <w:lang w:val="en-US"/>
        </w:rPr>
        <w:t>Discussion on the method</w:t>
      </w:r>
    </w:p>
    <w:p w:rsidR="00A11BB9" w:rsidRPr="00D3493F" w:rsidRDefault="00A11BB9">
      <w:pPr>
        <w:tabs>
          <w:tab w:val="center" w:pos="4800"/>
          <w:tab w:val="right" w:pos="9500"/>
        </w:tabs>
        <w:ind w:firstLine="720"/>
        <w:jc w:val="both"/>
        <w:rPr>
          <w:rFonts w:ascii="Times New Roman" w:hAnsi="Times New Roman" w:cs="Times New Roman"/>
          <w:noProof/>
          <w:lang w:val="en-US"/>
        </w:rPr>
      </w:pPr>
    </w:p>
    <w:p w:rsidR="00A11BB9" w:rsidRPr="00D3493F" w:rsidRDefault="00A11BB9">
      <w:pPr>
        <w:tabs>
          <w:tab w:val="center" w:pos="4800"/>
          <w:tab w:val="right" w:pos="9500"/>
        </w:tabs>
        <w:ind w:firstLine="720"/>
        <w:jc w:val="both"/>
        <w:rPr>
          <w:rFonts w:ascii="Times New Roman" w:hAnsi="Times New Roman" w:cs="Times New Roman"/>
          <w:noProof/>
          <w:lang w:val="en-US"/>
        </w:rPr>
      </w:pPr>
      <w:r w:rsidRPr="00D3493F">
        <w:rPr>
          <w:noProof/>
          <w:lang w:val="en-US"/>
        </w:rPr>
        <w:t>A version of the AM was evaluated during the project STARDEX [?, and Regional dynamical Downscaling of EXtremes for European regions, see]]Goodess2003, Stardex2005. One of the project goals was to compare various downscaling methods for the determination of weather extremes, and the AM was selected among the most interesting from various techniques [Maheras et~al.(2005)Maheras, Anagnostopoulou, and Tolika, Schmidli et~al.(2007)Schmidli, Goodess, Frei, Haylock, Hundecha, Ribalaygua, and Schmith]. Its use as adaptation method of climate models is also the subject of a growing number of studies [Zorita and Storch(1999), Wetterhall(2005), Wetterhall et~al.(2007)Wetterhall, Halldin, and Xu, Matulla et~al.(2007)Matulla, Zhang, Wang, Wang, Zorita, Wagner, and von Storch, Chardon et~al.(2014)Chardon, Hingray, Favre, Autin, Gailhard, Zin, and Obled, Dayon et~al.(2015)Dayon, Boà and Martin].</w:t>
      </w:r>
    </w:p>
    <w:p w:rsidR="00A11BB9" w:rsidRPr="00D3493F" w:rsidRDefault="00A11BB9">
      <w:pPr>
        <w:tabs>
          <w:tab w:val="center" w:pos="4800"/>
          <w:tab w:val="right" w:pos="9500"/>
        </w:tabs>
        <w:ind w:firstLine="720"/>
        <w:jc w:val="both"/>
        <w:rPr>
          <w:rFonts w:ascii="Times New Roman" w:hAnsi="Times New Roman" w:cs="Times New Roman"/>
          <w:noProof/>
          <w:lang w:val="en-US"/>
        </w:rPr>
      </w:pPr>
      <w:r w:rsidRPr="00D3493F">
        <w:rPr>
          <w:noProof/>
          <w:lang w:val="en-US"/>
        </w:rPr>
        <w:t xml:space="preserve">[Hamill and Whitaker(2006)] used an analogy based approach on the GFS reforecasts in order to correct systematic errors in the ensemble forecasts of temperature and precipitation. Indeed, the statistical approach </w:t>
      </w:r>
      <w:del w:id="138" w:author="obled" w:date="2015-12-08T09:31:00Z">
        <w:r w:rsidRPr="00D3493F" w:rsidDel="004F0928">
          <w:rPr>
            <w:noProof/>
            <w:lang w:val="en-US"/>
          </w:rPr>
          <w:delText xml:space="preserve">showed </w:delText>
        </w:r>
      </w:del>
      <w:ins w:id="139" w:author="obled" w:date="2015-12-08T09:31:00Z">
        <w:r w:rsidR="004F0928">
          <w:rPr>
            <w:noProof/>
            <w:lang w:val="en-US"/>
          </w:rPr>
          <w:t xml:space="preserve">pointed at </w:t>
        </w:r>
      </w:ins>
      <w:r w:rsidRPr="00D3493F">
        <w:rPr>
          <w:noProof/>
          <w:lang w:val="en-US"/>
        </w:rPr>
        <w:t>some bias in estimates of the numerical model, which may have been adjusted by taking into account the intrinsic local climatology from the AM. Moreover, the under-dispersion of the ensemble forecast from the numerical model has been corrected using analogues [Hamill and Whitaker(2006)]. Correction of ensemble forecast under-dispersion by means of the AM is also used operationally at EDF.</w:t>
      </w:r>
    </w:p>
    <w:p w:rsidR="00A11BB9" w:rsidRPr="00D3493F" w:rsidRDefault="00A11BB9">
      <w:pPr>
        <w:tabs>
          <w:tab w:val="center" w:pos="4800"/>
          <w:tab w:val="right" w:pos="9500"/>
        </w:tabs>
        <w:ind w:firstLine="720"/>
        <w:jc w:val="both"/>
        <w:rPr>
          <w:rFonts w:ascii="Times New Roman" w:hAnsi="Times New Roman" w:cs="Times New Roman"/>
          <w:noProof/>
          <w:lang w:val="en-US"/>
        </w:rPr>
      </w:pPr>
      <w:r w:rsidRPr="00D3493F">
        <w:rPr>
          <w:noProof/>
          <w:lang w:val="en-US"/>
        </w:rPr>
        <w:t>[Bliefernicht(2010)] observed that the performance of the AM is higher for winter than for summer. The relationship between synoptic predictors and local rainfall is lower in summer, due to convective precipitation</w:t>
      </w:r>
      <w:ins w:id="140" w:author="obled" w:date="2015-12-08T09:32:00Z">
        <w:r w:rsidR="004F0928">
          <w:rPr>
            <w:noProof/>
            <w:lang w:val="en-US"/>
          </w:rPr>
          <w:t>s</w:t>
        </w:r>
      </w:ins>
      <w:r w:rsidRPr="00D3493F">
        <w:rPr>
          <w:noProof/>
          <w:lang w:val="en-US"/>
        </w:rPr>
        <w:t xml:space="preserve"> that present a higher spatial variability and that depend on other parameters. Variables describing the synoptic circulation are indeed not able to predict the location of thunderstorm cells. This was also observed by [Ben Daoud(2010)], who set up a specific model for the summer months (June 15 to September 15).</w:t>
      </w:r>
    </w:p>
    <w:p w:rsidR="00A11BB9" w:rsidRPr="00D3493F" w:rsidRDefault="00A11BB9">
      <w:pPr>
        <w:tabs>
          <w:tab w:val="center" w:pos="4800"/>
          <w:tab w:val="right" w:pos="9500"/>
        </w:tabs>
        <w:ind w:firstLine="720"/>
        <w:jc w:val="both"/>
        <w:rPr>
          <w:rFonts w:ascii="Times New Roman" w:hAnsi="Times New Roman" w:cs="Times New Roman"/>
          <w:noProof/>
          <w:lang w:val="en-US"/>
        </w:rPr>
      </w:pPr>
      <w:r w:rsidRPr="00D3493F">
        <w:rPr>
          <w:noProof/>
          <w:lang w:val="en-US"/>
        </w:rPr>
        <w:t>One of the AM limitations is the need for a substantial archive of the predictand variable, for example measured precipitations</w:t>
      </w:r>
      <w:ins w:id="141" w:author="obled" w:date="2015-12-08T09:34:00Z">
        <w:r w:rsidR="004F0928">
          <w:rPr>
            <w:noProof/>
            <w:lang w:val="en-US"/>
          </w:rPr>
          <w:t>, that remain to be provide</w:t>
        </w:r>
      </w:ins>
      <w:ins w:id="142" w:author="obled" w:date="2015-12-08T09:35:00Z">
        <w:r w:rsidR="004F0928">
          <w:rPr>
            <w:noProof/>
            <w:lang w:val="en-US"/>
          </w:rPr>
          <w:t>d by the user</w:t>
        </w:r>
      </w:ins>
      <w:r w:rsidRPr="00D3493F">
        <w:rPr>
          <w:noProof/>
          <w:lang w:val="en-US"/>
        </w:rPr>
        <w:t xml:space="preserve">. Without data on several decades, the AM is not applicable. </w:t>
      </w:r>
      <w:del w:id="143" w:author="obled" w:date="2015-12-08T09:35:00Z">
        <w:r w:rsidRPr="00D3493F" w:rsidDel="004F0928">
          <w:rPr>
            <w:noProof/>
            <w:lang w:val="en-US"/>
          </w:rPr>
          <w:delText xml:space="preserve">Long </w:delText>
        </w:r>
      </w:del>
      <w:ins w:id="144" w:author="obled" w:date="2015-12-08T09:35:00Z">
        <w:r w:rsidR="004F0928">
          <w:rPr>
            <w:noProof/>
            <w:lang w:val="en-US"/>
          </w:rPr>
          <w:t>Conversely, l</w:t>
        </w:r>
        <w:r w:rsidR="004F0928" w:rsidRPr="00D3493F">
          <w:rPr>
            <w:noProof/>
            <w:lang w:val="en-US"/>
          </w:rPr>
          <w:t xml:space="preserve">ong </w:t>
        </w:r>
      </w:ins>
      <w:r w:rsidRPr="00D3493F">
        <w:rPr>
          <w:noProof/>
          <w:lang w:val="en-US"/>
        </w:rPr>
        <w:t xml:space="preserve">predictor archives are also required, but this problem is </w:t>
      </w:r>
      <w:ins w:id="145" w:author="obled" w:date="2015-12-08T09:35:00Z">
        <w:r w:rsidR="004F0928">
          <w:rPr>
            <w:noProof/>
            <w:lang w:val="en-US"/>
          </w:rPr>
          <w:t xml:space="preserve">now </w:t>
        </w:r>
      </w:ins>
      <w:del w:id="146" w:author="obled" w:date="2015-12-08T09:35:00Z">
        <w:r w:rsidRPr="00D3493F" w:rsidDel="004F0928">
          <w:rPr>
            <w:noProof/>
            <w:lang w:val="en-US"/>
          </w:rPr>
          <w:delText xml:space="preserve">usually </w:delText>
        </w:r>
      </w:del>
      <w:r w:rsidRPr="00D3493F">
        <w:rPr>
          <w:noProof/>
          <w:lang w:val="en-US"/>
        </w:rPr>
        <w:t xml:space="preserve">solved with reanalysis data, which </w:t>
      </w:r>
      <w:del w:id="147" w:author="obled" w:date="2015-12-08T09:35:00Z">
        <w:r w:rsidRPr="00D3493F" w:rsidDel="004F0928">
          <w:rPr>
            <w:noProof/>
            <w:lang w:val="en-US"/>
          </w:rPr>
          <w:delText xml:space="preserve">are </w:delText>
        </w:r>
      </w:del>
      <w:ins w:id="148" w:author="obled" w:date="2015-12-08T09:35:00Z">
        <w:r w:rsidR="004F0928">
          <w:rPr>
            <w:noProof/>
            <w:lang w:val="en-US"/>
          </w:rPr>
          <w:t>may</w:t>
        </w:r>
        <w:r w:rsidR="004F0928" w:rsidRPr="00D3493F">
          <w:rPr>
            <w:noProof/>
            <w:lang w:val="en-US"/>
          </w:rPr>
          <w:t xml:space="preserve"> </w:t>
        </w:r>
      </w:ins>
      <w:r w:rsidRPr="00D3493F">
        <w:rPr>
          <w:noProof/>
          <w:lang w:val="en-US"/>
        </w:rPr>
        <w:t xml:space="preserve">not </w:t>
      </w:r>
      <w:ins w:id="149" w:author="obled" w:date="2015-12-08T09:35:00Z">
        <w:r w:rsidR="004F0928">
          <w:rPr>
            <w:noProof/>
            <w:lang w:val="en-US"/>
          </w:rPr>
          <w:t xml:space="preserve">be </w:t>
        </w:r>
      </w:ins>
      <w:r w:rsidRPr="00D3493F">
        <w:rPr>
          <w:noProof/>
          <w:lang w:val="en-US"/>
        </w:rPr>
        <w:t>perfect in terms of homogeneity, but can be considered of sufficient quality. Moreover, reanalysis data are available all around the world, which represent a great potential for the AM</w:t>
      </w:r>
      <w:ins w:id="150" w:author="obled" w:date="2015-12-08T09:36:00Z">
        <w:r w:rsidR="004F0928">
          <w:rPr>
            <w:noProof/>
            <w:lang w:val="en-US"/>
          </w:rPr>
          <w:t>, and some are now extending to the whole XXth century</w:t>
        </w:r>
      </w:ins>
      <w:r w:rsidRPr="00D3493F">
        <w:rPr>
          <w:noProof/>
          <w:lang w:val="en-US"/>
        </w:rPr>
        <w:t>. Another issue, still about data, concerns the operational forecasting: predictors describing forecasted target situations and the ones from the archive are not fully homogeneous, as they usually don't result from the same model</w:t>
      </w:r>
      <w:ins w:id="151" w:author="obled" w:date="2015-12-08T09:39:00Z">
        <w:r w:rsidR="00235538">
          <w:rPr>
            <w:noProof/>
            <w:lang w:val="en-US"/>
          </w:rPr>
          <w:t xml:space="preserve"> </w:t>
        </w:r>
      </w:ins>
      <w:ins w:id="152" w:author="obled" w:date="2015-12-08T09:38:00Z">
        <w:r w:rsidR="00235538">
          <w:rPr>
            <w:noProof/>
            <w:lang w:val="en-US"/>
          </w:rPr>
          <w:t>and resolution</w:t>
        </w:r>
      </w:ins>
      <w:r w:rsidRPr="00D3493F">
        <w:rPr>
          <w:noProof/>
          <w:lang w:val="en-US"/>
        </w:rPr>
        <w:t>. It is therefore necessary to use robust variables that depend from the numerical model characteristics at a minimum extent.</w:t>
      </w:r>
      <w:ins w:id="153" w:author="obled" w:date="2015-12-08T09:39:00Z">
        <w:r w:rsidR="00235538">
          <w:rPr>
            <w:noProof/>
            <w:lang w:val="en-US"/>
          </w:rPr>
          <w:t xml:space="preserve"> </w:t>
        </w:r>
      </w:ins>
      <w:ins w:id="154" w:author="obled" w:date="2015-12-08T09:40:00Z">
        <w:r w:rsidR="00235538">
          <w:rPr>
            <w:noProof/>
            <w:lang w:val="en-US"/>
          </w:rPr>
          <w:t xml:space="preserve">In addition, some extra optimisation will </w:t>
        </w:r>
        <w:commentRangeStart w:id="155"/>
        <w:r w:rsidR="00235538">
          <w:rPr>
            <w:noProof/>
            <w:lang w:val="en-US"/>
          </w:rPr>
          <w:lastRenderedPageBreak/>
          <w:t>be suggested in chap.6.</w:t>
        </w:r>
      </w:ins>
      <w:commentRangeEnd w:id="155"/>
      <w:ins w:id="156" w:author="obled" w:date="2015-12-08T09:41:00Z">
        <w:r w:rsidR="00235538">
          <w:rPr>
            <w:rStyle w:val="Marquedecommentaire"/>
          </w:rPr>
          <w:commentReference w:id="155"/>
        </w:r>
      </w:ins>
    </w:p>
    <w:p w:rsidR="00A11BB9" w:rsidRPr="00D3493F" w:rsidRDefault="00A11BB9">
      <w:pPr>
        <w:tabs>
          <w:tab w:val="center" w:pos="4800"/>
          <w:tab w:val="right" w:pos="9500"/>
        </w:tabs>
        <w:ind w:firstLine="720"/>
        <w:jc w:val="both"/>
        <w:rPr>
          <w:rFonts w:ascii="Times New Roman" w:hAnsi="Times New Roman" w:cs="Times New Roman"/>
          <w:noProof/>
          <w:lang w:val="en-US"/>
        </w:rPr>
      </w:pPr>
      <w:r w:rsidRPr="00D3493F">
        <w:rPr>
          <w:noProof/>
          <w:lang w:val="en-US"/>
        </w:rPr>
        <w:t>Another limitation is the fact that extreme events may be under-represented in the considered sample of analogue dates. Indeed, in a limited weather archive, events with high return periods are not so numerous. Their number is certainly lower than the</w:t>
      </w:r>
      <w:ins w:id="157" w:author="obled" w:date="2015-12-08T09:42:00Z">
        <w:r w:rsidR="00235538">
          <w:rPr>
            <w:noProof/>
            <w:lang w:val="en-US"/>
          </w:rPr>
          <w:t xml:space="preserve"> standard</w:t>
        </w:r>
      </w:ins>
      <w:r w:rsidRPr="00D3493F">
        <w:rPr>
          <w:noProof/>
          <w:lang w:val="en-US"/>
        </w:rPr>
        <w:t xml:space="preserve"> number of analogues considered, which can introduce a bias in the forecast. There are however techniques to correct this bias [?, see]]Marty2010.</w:t>
      </w:r>
    </w:p>
    <w:p w:rsidR="00A11BB9" w:rsidRPr="00D3493F" w:rsidRDefault="00A11BB9">
      <w:pPr>
        <w:tabs>
          <w:tab w:val="center" w:pos="4800"/>
          <w:tab w:val="right" w:pos="9500"/>
        </w:tabs>
        <w:ind w:firstLine="720"/>
        <w:jc w:val="both"/>
        <w:rPr>
          <w:rFonts w:ascii="Times New Roman" w:hAnsi="Times New Roman" w:cs="Times New Roman"/>
          <w:noProof/>
          <w:lang w:val="en-US"/>
        </w:rPr>
      </w:pPr>
      <w:r w:rsidRPr="00D3493F">
        <w:rPr>
          <w:noProof/>
          <w:lang w:val="en-US"/>
        </w:rPr>
        <w:t xml:space="preserve">It is </w:t>
      </w:r>
      <w:ins w:id="158" w:author="obled" w:date="2015-12-08T09:43:00Z">
        <w:r w:rsidR="00235538">
          <w:rPr>
            <w:noProof/>
            <w:lang w:val="en-US"/>
          </w:rPr>
          <w:t xml:space="preserve">also </w:t>
        </w:r>
      </w:ins>
      <w:r w:rsidRPr="00D3493F">
        <w:rPr>
          <w:noProof/>
          <w:lang w:val="en-US"/>
        </w:rPr>
        <w:t xml:space="preserve">legitimate to raise the question of the relevance of an approach based on archives of past situations in a context of climate change. The first potential issue is a possible change in atmospheric circulation. [Philipp et~al.(2007)Philipp, Della-Marta, Jacobeit, Fereday, Jones, Moberg, and Wanner] observed certain trends in the synoptic atmospheric circulation over Europe, but with moderate frequencies. Moreover, the basic laws governing the atmosphere behavior will not be transformed [Hewitson and Crane(1996)]. The assumption is that a large part of local climate change will result from changes in intensity, frequency and persistence of synoptic variables, but with other characteristics substantially similar to the present situation [Hewitson and Crane(1996)]. Thus, if the archive of weather situations is long enough, it is reasonable to assume that a large part of future situations is already represented, even those whose frequency will change under different climatic conditions [Wetterhall(2005)]. In addition, climate change is relatively slow, and through continuous updating of the archive, the AM will incorporate new information progressively with no </w:t>
      </w:r>
      <w:del w:id="159" w:author="obled" w:date="2015-12-08T09:51:00Z">
        <w:r w:rsidRPr="00D3493F" w:rsidDel="000D7085">
          <w:rPr>
            <w:noProof/>
            <w:lang w:val="en-US"/>
          </w:rPr>
          <w:delText xml:space="preserve">big </w:delText>
        </w:r>
      </w:del>
      <w:ins w:id="160" w:author="obled" w:date="2015-12-08T09:51:00Z">
        <w:r w:rsidR="000D7085">
          <w:rPr>
            <w:noProof/>
            <w:lang w:val="en-US"/>
          </w:rPr>
          <w:t>strong</w:t>
        </w:r>
        <w:r w:rsidR="000D7085" w:rsidRPr="00D3493F">
          <w:rPr>
            <w:noProof/>
            <w:lang w:val="en-US"/>
          </w:rPr>
          <w:t xml:space="preserve"> </w:t>
        </w:r>
      </w:ins>
      <w:r w:rsidRPr="00D3493F">
        <w:rPr>
          <w:noProof/>
          <w:lang w:val="en-US"/>
        </w:rPr>
        <w:t>discontinuity.</w:t>
      </w:r>
      <w:ins w:id="161" w:author="obled" w:date="2015-12-08T09:45:00Z">
        <w:r w:rsidR="00235538">
          <w:rPr>
            <w:noProof/>
            <w:lang w:val="en-US"/>
          </w:rPr>
          <w:t xml:space="preserve"> However this may plea in favor of the approach proposed by Bendaoud for defining the potential </w:t>
        </w:r>
      </w:ins>
      <w:ins w:id="162" w:author="obled" w:date="2015-12-08T09:46:00Z">
        <w:r w:rsidR="00235538">
          <w:rPr>
            <w:noProof/>
            <w:lang w:val="en-US"/>
          </w:rPr>
          <w:t xml:space="preserve">candidates to analogy: instead of considering a </w:t>
        </w:r>
      </w:ins>
      <w:ins w:id="163" w:author="obled" w:date="2015-12-08T09:47:00Z">
        <w:r w:rsidR="00235538">
          <w:rPr>
            <w:noProof/>
            <w:lang w:val="en-US"/>
          </w:rPr>
          <w:t xml:space="preserve">fixed </w:t>
        </w:r>
      </w:ins>
      <w:ins w:id="164" w:author="obled" w:date="2015-12-08T09:46:00Z">
        <w:r w:rsidR="00235538">
          <w:rPr>
            <w:noProof/>
            <w:lang w:val="en-US"/>
          </w:rPr>
          <w:t>period of two months before and after</w:t>
        </w:r>
      </w:ins>
      <w:ins w:id="165" w:author="obled" w:date="2015-12-08T09:47:00Z">
        <w:r w:rsidR="000D7085">
          <w:rPr>
            <w:noProof/>
            <w:lang w:val="en-US"/>
          </w:rPr>
          <w:t xml:space="preserve"> the target dates, one would pr</w:t>
        </w:r>
        <w:r w:rsidR="00235538">
          <w:rPr>
            <w:noProof/>
            <w:lang w:val="en-US"/>
          </w:rPr>
          <w:t>efer to</w:t>
        </w:r>
        <w:r w:rsidR="000D7085">
          <w:rPr>
            <w:noProof/>
            <w:lang w:val="en-US"/>
          </w:rPr>
          <w:t xml:space="preserve"> select candidates that have</w:t>
        </w:r>
        <w:r w:rsidR="00235538">
          <w:rPr>
            <w:noProof/>
            <w:lang w:val="en-US"/>
          </w:rPr>
          <w:t xml:space="preserve"> </w:t>
        </w:r>
      </w:ins>
      <w:ins w:id="166" w:author="obled" w:date="2015-12-08T09:50:00Z">
        <w:r w:rsidR="000D7085">
          <w:rPr>
            <w:noProof/>
            <w:lang w:val="en-US"/>
          </w:rPr>
          <w:t xml:space="preserve">approximately the </w:t>
        </w:r>
      </w:ins>
      <w:ins w:id="167" w:author="obled" w:date="2015-12-08T09:47:00Z">
        <w:r w:rsidR="00235538">
          <w:rPr>
            <w:noProof/>
            <w:lang w:val="en-US"/>
          </w:rPr>
          <w:t xml:space="preserve">same </w:t>
        </w:r>
      </w:ins>
      <w:ins w:id="168" w:author="obled" w:date="2015-12-08T09:49:00Z">
        <w:r w:rsidR="000D7085">
          <w:rPr>
            <w:noProof/>
            <w:lang w:val="en-US"/>
          </w:rPr>
          <w:t>range of temperature</w:t>
        </w:r>
      </w:ins>
      <w:ins w:id="169" w:author="obled" w:date="2015-12-08T09:50:00Z">
        <w:r w:rsidR="000D7085">
          <w:rPr>
            <w:noProof/>
            <w:lang w:val="en-US"/>
          </w:rPr>
          <w:t>. (BenDaoud…)</w:t>
        </w:r>
      </w:ins>
    </w:p>
    <w:p w:rsidR="00A11BB9" w:rsidRPr="00D3493F" w:rsidRDefault="00A11BB9">
      <w:pPr>
        <w:tabs>
          <w:tab w:val="center" w:pos="4800"/>
          <w:tab w:val="right" w:pos="9500"/>
        </w:tabs>
        <w:ind w:firstLine="720"/>
        <w:jc w:val="both"/>
        <w:rPr>
          <w:rFonts w:ascii="Times New Roman" w:hAnsi="Times New Roman" w:cs="Times New Roman"/>
          <w:noProof/>
          <w:lang w:val="en-US"/>
        </w:rPr>
      </w:pPr>
    </w:p>
    <w:p w:rsidR="00A11BB9" w:rsidRPr="00D3493F" w:rsidRDefault="00A11BB9">
      <w:pPr>
        <w:pStyle w:val="Titre2"/>
        <w:tabs>
          <w:tab w:val="center" w:pos="4800"/>
          <w:tab w:val="right" w:pos="9500"/>
        </w:tabs>
        <w:rPr>
          <w:lang w:val="en-US"/>
        </w:rPr>
      </w:pPr>
      <w:r w:rsidRPr="00D3493F">
        <w:rPr>
          <w:lang w:val="en-US"/>
        </w:rPr>
        <w:t xml:space="preserve">2  </w:t>
      </w:r>
      <w:bookmarkStart w:id="170" w:name="GrindEQpgref566560928"/>
      <w:bookmarkEnd w:id="170"/>
      <w:r w:rsidRPr="00D3493F">
        <w:rPr>
          <w:lang w:val="en-US"/>
        </w:rPr>
        <w:t>Software basics</w:t>
      </w:r>
    </w:p>
    <w:p w:rsidR="00A11BB9" w:rsidRPr="00D3493F" w:rsidRDefault="00A11BB9">
      <w:pPr>
        <w:tabs>
          <w:tab w:val="center" w:pos="4800"/>
          <w:tab w:val="right" w:pos="9500"/>
        </w:tabs>
        <w:ind w:firstLine="720"/>
        <w:jc w:val="both"/>
        <w:rPr>
          <w:rFonts w:ascii="Times New Roman" w:hAnsi="Times New Roman" w:cs="Times New Roman"/>
          <w:noProof/>
          <w:lang w:val="en-US"/>
        </w:rPr>
      </w:pPr>
      <w:r w:rsidRPr="00D3493F">
        <w:rPr>
          <w:noProof/>
          <w:lang w:val="en-US"/>
        </w:rPr>
        <w:t xml:space="preserve"> </w:t>
      </w:r>
    </w:p>
    <w:p w:rsidR="00A11BB9" w:rsidRPr="00D3493F" w:rsidRDefault="00A11BB9">
      <w:pPr>
        <w:tabs>
          <w:tab w:val="center" w:pos="4800"/>
          <w:tab w:val="right" w:pos="9500"/>
        </w:tabs>
        <w:ind w:firstLine="720"/>
        <w:jc w:val="both"/>
        <w:rPr>
          <w:rFonts w:ascii="Times New Roman" w:hAnsi="Times New Roman" w:cs="Times New Roman"/>
          <w:noProof/>
          <w:lang w:val="en-US"/>
        </w:rPr>
      </w:pPr>
      <w:r w:rsidRPr="00D3493F">
        <w:rPr>
          <w:noProof/>
          <w:lang w:val="en-US"/>
        </w:rPr>
        <w:t>AtmoSwing is made of 3 main modules (Figure 2) that are standalone, but do share a common code basis: the Forecaster, to process the operational forecasting, the Viewer, to display the forecast in a GIS environment, and the Optimizer, to calibrate/optimize the statistical relationship defining the analogy for a given predictand time series. Separating the Forecaster and the Viewer allows to automate the forecast on a server and to quickly display the results locally. The code is written in object oriented C++ and relies on the wxWidgets [Smart et~al.(2006)Smart, Hock, and Csomor] library to provide a cross-platform native experience to users. The software can thus be compiled on MS Windows, Linux / Unix, Mac (OS X, iOS), both in 32-bit and 64-bit.</w:t>
      </w:r>
    </w:p>
    <w:p w:rsidR="00A11BB9" w:rsidRPr="00D3493F" w:rsidRDefault="00A11BB9">
      <w:pPr>
        <w:tabs>
          <w:tab w:val="center" w:pos="4800"/>
          <w:tab w:val="right" w:pos="9500"/>
        </w:tabs>
        <w:ind w:firstLine="720"/>
        <w:jc w:val="both"/>
        <w:rPr>
          <w:rFonts w:ascii="Times New Roman" w:hAnsi="Times New Roman" w:cs="Times New Roman"/>
          <w:noProof/>
          <w:lang w:val="en-US"/>
        </w:rPr>
      </w:pPr>
    </w:p>
    <w:p w:rsidR="00A11BB9" w:rsidRPr="00D3493F" w:rsidRDefault="00A11BB9">
      <w:pPr>
        <w:tabs>
          <w:tab w:val="center" w:pos="4800"/>
          <w:tab w:val="right" w:pos="9500"/>
        </w:tabs>
        <w:ind w:firstLine="720"/>
        <w:jc w:val="both"/>
        <w:rPr>
          <w:rFonts w:ascii="Times New Roman" w:hAnsi="Times New Roman" w:cs="Times New Roman"/>
          <w:noProof/>
          <w:lang w:val="en-US"/>
        </w:rPr>
      </w:pPr>
      <w:r>
        <w:rPr>
          <w:noProof/>
          <w:lang w:val="fr-FR" w:eastAsia="fr-FR"/>
        </w:rPr>
        <w:drawing>
          <wp:inline distT="0" distB="0" distL="0" distR="0" wp14:anchorId="70C7E1D7" wp14:editId="3F2FE9FE">
            <wp:extent cx="2933700" cy="8763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933700" cy="876300"/>
                    </a:xfrm>
                    <a:prstGeom prst="rect">
                      <a:avLst/>
                    </a:prstGeom>
                    <a:noFill/>
                    <a:ln>
                      <a:noFill/>
                    </a:ln>
                  </pic:spPr>
                </pic:pic>
              </a:graphicData>
            </a:graphic>
          </wp:inline>
        </w:drawing>
      </w:r>
      <w:r w:rsidRPr="00D3493F">
        <w:rPr>
          <w:noProof/>
          <w:lang w:val="en-US"/>
        </w:rPr>
        <w:t xml:space="preserve"> </w:t>
      </w:r>
    </w:p>
    <w:p w:rsidR="00A11BB9" w:rsidRPr="00D3493F" w:rsidRDefault="00A11BB9">
      <w:pPr>
        <w:tabs>
          <w:tab w:val="center" w:pos="4800"/>
          <w:tab w:val="right" w:pos="9500"/>
        </w:tabs>
        <w:jc w:val="center"/>
        <w:rPr>
          <w:rFonts w:ascii="Times New Roman" w:hAnsi="Times New Roman" w:cs="Times New Roman"/>
          <w:noProof/>
          <w:lang w:val="en-US"/>
        </w:rPr>
      </w:pPr>
      <w:r w:rsidRPr="00D3493F">
        <w:rPr>
          <w:noProof/>
          <w:lang w:val="en-US"/>
        </w:rPr>
        <w:t>Figure  2: The AtmoSwing logo and its 3 modules: the Forecaster, the Viewer and the Optimizer.</w:t>
      </w:r>
    </w:p>
    <w:p w:rsidR="00A11BB9" w:rsidRPr="00D3493F" w:rsidRDefault="00A11BB9">
      <w:pPr>
        <w:tabs>
          <w:tab w:val="center" w:pos="4800"/>
          <w:tab w:val="right" w:pos="9500"/>
        </w:tabs>
        <w:ind w:firstLine="720"/>
        <w:jc w:val="both"/>
        <w:rPr>
          <w:rFonts w:ascii="Times New Roman" w:hAnsi="Times New Roman" w:cs="Times New Roman"/>
          <w:noProof/>
          <w:lang w:val="en-US"/>
        </w:rPr>
      </w:pPr>
      <w:r w:rsidRPr="00D3493F">
        <w:rPr>
          <w:noProof/>
          <w:lang w:val="en-US"/>
        </w:rPr>
        <w:t xml:space="preserve">  </w:t>
      </w:r>
    </w:p>
    <w:p w:rsidR="00A11BB9" w:rsidRPr="00D3493F" w:rsidRDefault="00A11BB9">
      <w:pPr>
        <w:tabs>
          <w:tab w:val="center" w:pos="4800"/>
          <w:tab w:val="right" w:pos="9500"/>
        </w:tabs>
        <w:ind w:firstLine="720"/>
        <w:jc w:val="both"/>
        <w:rPr>
          <w:rFonts w:ascii="Times New Roman" w:hAnsi="Times New Roman" w:cs="Times New Roman"/>
          <w:noProof/>
          <w:lang w:val="en-US"/>
        </w:rPr>
      </w:pPr>
      <w:r w:rsidRPr="00D3493F">
        <w:rPr>
          <w:noProof/>
          <w:lang w:val="en-US"/>
        </w:rPr>
        <w:lastRenderedPageBreak/>
        <w:t>The source code in under version control (with Mercurial), and is open source (on Bitbucket, www.atmoswing.org). Developments have been made with a test driven development (TDD) approach. A collection of 500+ tests are frequently evaluated and completed during development, in order to verify that code changes do not introduce regression. Every analogy criterion, prediction score, searching and sorting functions, data manipulation, and so on, is tested. The integration tests specific to the AM rely on the results of another analogue sorting software developed in Grenoble. They result from a comparison work done with the help of R. Marty in order to ensure that the results of AtmoSwing are exactly equivalent to their model, given the same parameters and data. These tests are part of the checks carried out regularly, so that these results are always reproducible.</w:t>
      </w:r>
    </w:p>
    <w:p w:rsidR="00A11BB9" w:rsidRPr="00D3493F" w:rsidRDefault="00A11BB9">
      <w:pPr>
        <w:tabs>
          <w:tab w:val="center" w:pos="4800"/>
          <w:tab w:val="right" w:pos="9500"/>
        </w:tabs>
        <w:ind w:firstLine="720"/>
        <w:jc w:val="both"/>
        <w:rPr>
          <w:rFonts w:ascii="Times New Roman" w:hAnsi="Times New Roman" w:cs="Times New Roman"/>
          <w:noProof/>
          <w:lang w:val="en-US"/>
        </w:rPr>
      </w:pPr>
    </w:p>
    <w:p w:rsidR="00A11BB9" w:rsidRPr="00D3493F" w:rsidRDefault="00A11BB9">
      <w:pPr>
        <w:pStyle w:val="Titre3"/>
        <w:tabs>
          <w:tab w:val="center" w:pos="4800"/>
          <w:tab w:val="right" w:pos="9500"/>
        </w:tabs>
        <w:rPr>
          <w:lang w:val="en-US"/>
        </w:rPr>
      </w:pPr>
      <w:r w:rsidRPr="00D3493F">
        <w:rPr>
          <w:lang w:val="en-US"/>
        </w:rPr>
        <w:t xml:space="preserve">2.1  </w:t>
      </w:r>
      <w:bookmarkStart w:id="171" w:name="GrindEQpgref566560929"/>
      <w:bookmarkEnd w:id="171"/>
      <w:r w:rsidRPr="00D3493F">
        <w:rPr>
          <w:lang w:val="en-US"/>
        </w:rPr>
        <w:t>Modular approach</w:t>
      </w:r>
      <w:ins w:id="172" w:author="obled" w:date="2015-12-08T09:52:00Z">
        <w:r w:rsidR="000D7085">
          <w:rPr>
            <w:lang w:val="en-US"/>
          </w:rPr>
          <w:t xml:space="preserve"> and implementation</w:t>
        </w:r>
      </w:ins>
    </w:p>
    <w:p w:rsidR="00A11BB9" w:rsidRPr="00D3493F" w:rsidRDefault="00A11BB9">
      <w:pPr>
        <w:tabs>
          <w:tab w:val="center" w:pos="4800"/>
          <w:tab w:val="right" w:pos="9500"/>
        </w:tabs>
        <w:ind w:firstLine="720"/>
        <w:jc w:val="both"/>
        <w:rPr>
          <w:rFonts w:ascii="Times New Roman" w:hAnsi="Times New Roman" w:cs="Times New Roman"/>
          <w:noProof/>
          <w:lang w:val="en-US"/>
        </w:rPr>
      </w:pPr>
    </w:p>
    <w:p w:rsidR="00A11BB9" w:rsidRPr="00D3493F" w:rsidRDefault="00A11BB9">
      <w:pPr>
        <w:tabs>
          <w:tab w:val="center" w:pos="4800"/>
          <w:tab w:val="right" w:pos="9500"/>
        </w:tabs>
        <w:ind w:firstLine="720"/>
        <w:jc w:val="both"/>
        <w:rPr>
          <w:rFonts w:ascii="Times New Roman" w:hAnsi="Times New Roman" w:cs="Times New Roman"/>
          <w:noProof/>
          <w:lang w:val="en-US"/>
        </w:rPr>
      </w:pPr>
      <w:r w:rsidRPr="00D3493F">
        <w:rPr>
          <w:noProof/>
          <w:lang w:val="en-US"/>
        </w:rPr>
        <w:t>An AtmoSwing great strength is that it is designed to process analogy forecasting in a modular fashion. The structure of the AM (number of analogy levels, number of predictors) is built dynamically (Figure 3), and nothing is fixed a priori. The software then performs successively as many analogy levels as the user specified, with all the predictors he wants. Each level of analogy processed results in an object containing target dates, analogue dates, values of the analogy criteria, and other data. This object can be saved in a NetCDF file and/or can be injected into a new analogy level. The whole structure of the AM is defined in an XML file generated by the user. Even the time step of the method (6 or 24 hours for example) is a dynamic parameter.</w:t>
      </w:r>
    </w:p>
    <w:p w:rsidR="00A11BB9" w:rsidRPr="00D3493F" w:rsidRDefault="00A11BB9">
      <w:pPr>
        <w:tabs>
          <w:tab w:val="center" w:pos="4800"/>
          <w:tab w:val="right" w:pos="9500"/>
        </w:tabs>
        <w:ind w:firstLine="720"/>
        <w:jc w:val="both"/>
        <w:rPr>
          <w:rFonts w:ascii="Times New Roman" w:hAnsi="Times New Roman" w:cs="Times New Roman"/>
          <w:noProof/>
          <w:lang w:val="en-US"/>
        </w:rPr>
      </w:pPr>
    </w:p>
    <w:p w:rsidR="00A11BB9" w:rsidRPr="00D3493F" w:rsidRDefault="00A11BB9">
      <w:pPr>
        <w:tabs>
          <w:tab w:val="center" w:pos="4800"/>
          <w:tab w:val="right" w:pos="9500"/>
        </w:tabs>
        <w:ind w:firstLine="720"/>
        <w:jc w:val="both"/>
        <w:rPr>
          <w:rFonts w:ascii="Times New Roman" w:hAnsi="Times New Roman" w:cs="Times New Roman"/>
          <w:noProof/>
          <w:lang w:val="en-US"/>
        </w:rPr>
      </w:pPr>
      <w:r>
        <w:rPr>
          <w:noProof/>
          <w:lang w:val="fr-FR" w:eastAsia="fr-FR"/>
        </w:rPr>
        <w:drawing>
          <wp:inline distT="0" distB="0" distL="0" distR="0" wp14:anchorId="2C309CE7" wp14:editId="60000569">
            <wp:extent cx="2981325" cy="25812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981325" cy="2581275"/>
                    </a:xfrm>
                    <a:prstGeom prst="rect">
                      <a:avLst/>
                    </a:prstGeom>
                    <a:noFill/>
                    <a:ln>
                      <a:noFill/>
                    </a:ln>
                  </pic:spPr>
                </pic:pic>
              </a:graphicData>
            </a:graphic>
          </wp:inline>
        </w:drawing>
      </w:r>
      <w:r w:rsidRPr="00D3493F">
        <w:rPr>
          <w:noProof/>
          <w:lang w:val="en-US"/>
        </w:rPr>
        <w:t xml:space="preserve"> </w:t>
      </w:r>
    </w:p>
    <w:p w:rsidR="00A11BB9" w:rsidRPr="00D3493F" w:rsidRDefault="00A11BB9">
      <w:pPr>
        <w:tabs>
          <w:tab w:val="center" w:pos="4800"/>
          <w:tab w:val="right" w:pos="9500"/>
        </w:tabs>
        <w:jc w:val="center"/>
        <w:rPr>
          <w:rFonts w:ascii="Times New Roman" w:hAnsi="Times New Roman" w:cs="Times New Roman"/>
          <w:noProof/>
          <w:lang w:val="en-US"/>
        </w:rPr>
      </w:pPr>
      <w:r w:rsidRPr="00D3493F">
        <w:rPr>
          <w:noProof/>
          <w:lang w:val="en-US"/>
        </w:rPr>
        <w:t>Figure  3: Simplified organizational chart of the AM implementation in AtmoSwing.</w:t>
      </w:r>
    </w:p>
    <w:p w:rsidR="00A11BB9" w:rsidRPr="00D3493F" w:rsidRDefault="00A11BB9">
      <w:pPr>
        <w:tabs>
          <w:tab w:val="center" w:pos="4800"/>
          <w:tab w:val="right" w:pos="9500"/>
        </w:tabs>
        <w:ind w:firstLine="720"/>
        <w:jc w:val="both"/>
        <w:rPr>
          <w:rFonts w:ascii="Times New Roman" w:hAnsi="Times New Roman" w:cs="Times New Roman"/>
          <w:noProof/>
          <w:lang w:val="en-US"/>
        </w:rPr>
      </w:pPr>
      <w:r w:rsidRPr="00D3493F">
        <w:rPr>
          <w:noProof/>
          <w:lang w:val="en-US"/>
        </w:rPr>
        <w:t xml:space="preserve">  </w:t>
      </w:r>
    </w:p>
    <w:p w:rsidR="00A11BB9" w:rsidRPr="00D3493F" w:rsidRDefault="00A11BB9">
      <w:pPr>
        <w:tabs>
          <w:tab w:val="center" w:pos="4800"/>
          <w:tab w:val="right" w:pos="9500"/>
        </w:tabs>
        <w:ind w:firstLine="720"/>
        <w:jc w:val="both"/>
        <w:rPr>
          <w:rFonts w:ascii="Times New Roman" w:hAnsi="Times New Roman" w:cs="Times New Roman"/>
          <w:noProof/>
          <w:lang w:val="en-US"/>
        </w:rPr>
      </w:pPr>
      <w:r w:rsidRPr="00D3493F">
        <w:rPr>
          <w:noProof/>
          <w:lang w:val="en-US"/>
        </w:rPr>
        <w:t xml:space="preserve">Each implementation of the AM (see section 1.5) may enter this scheme, even if it consists of </w:t>
      </w:r>
      <w:del w:id="173" w:author="obled" w:date="2015-12-08T09:52:00Z">
        <w:r w:rsidRPr="00D3493F" w:rsidDel="000D7085">
          <w:rPr>
            <w:noProof/>
            <w:lang w:val="en-US"/>
          </w:rPr>
          <w:delText xml:space="preserve">manipulated </w:delText>
        </w:r>
      </w:del>
      <w:ins w:id="174" w:author="obled" w:date="2015-12-08T09:52:00Z">
        <w:r w:rsidR="000D7085">
          <w:rPr>
            <w:noProof/>
            <w:lang w:val="en-US"/>
          </w:rPr>
          <w:t>preprocessed</w:t>
        </w:r>
        <w:r w:rsidR="000D7085" w:rsidRPr="00D3493F">
          <w:rPr>
            <w:noProof/>
            <w:lang w:val="en-US"/>
          </w:rPr>
          <w:t xml:space="preserve"> </w:t>
        </w:r>
      </w:ins>
      <w:r w:rsidRPr="00D3493F">
        <w:rPr>
          <w:noProof/>
          <w:lang w:val="en-US"/>
        </w:rPr>
        <w:t>variables (e.g. moisture index). Various preprocessing functions are implemented, as the calculation of the moisture index or flux, multiplication operations or calculation of the gradients. The user can specify the preprocessing method and the predictors to use, dynamically, in the XML file.</w:t>
      </w:r>
    </w:p>
    <w:p w:rsidR="00A11BB9" w:rsidRPr="00D3493F" w:rsidRDefault="00A11BB9">
      <w:pPr>
        <w:tabs>
          <w:tab w:val="center" w:pos="4800"/>
          <w:tab w:val="right" w:pos="9500"/>
        </w:tabs>
        <w:ind w:firstLine="720"/>
        <w:jc w:val="both"/>
        <w:rPr>
          <w:rFonts w:ascii="Times New Roman" w:hAnsi="Times New Roman" w:cs="Times New Roman"/>
          <w:noProof/>
          <w:lang w:val="en-US"/>
        </w:rPr>
      </w:pPr>
    </w:p>
    <w:p w:rsidR="00A11BB9" w:rsidRPr="00D3493F" w:rsidRDefault="00A11BB9">
      <w:pPr>
        <w:pStyle w:val="Titre3"/>
        <w:tabs>
          <w:tab w:val="center" w:pos="4800"/>
          <w:tab w:val="right" w:pos="9500"/>
        </w:tabs>
        <w:rPr>
          <w:lang w:val="en-US"/>
        </w:rPr>
      </w:pPr>
      <w:r w:rsidRPr="00D3493F">
        <w:rPr>
          <w:lang w:val="en-US"/>
        </w:rPr>
        <w:t xml:space="preserve">2.2  </w:t>
      </w:r>
      <w:bookmarkStart w:id="175" w:name="GrindEQpgref5665609210"/>
      <w:bookmarkEnd w:id="175"/>
      <w:r w:rsidRPr="00D3493F">
        <w:rPr>
          <w:lang w:val="en-US"/>
        </w:rPr>
        <w:t>Performance</w:t>
      </w:r>
    </w:p>
    <w:p w:rsidR="00A11BB9" w:rsidRPr="00D3493F" w:rsidRDefault="00A11BB9">
      <w:pPr>
        <w:tabs>
          <w:tab w:val="center" w:pos="4800"/>
          <w:tab w:val="right" w:pos="9500"/>
        </w:tabs>
        <w:ind w:firstLine="720"/>
        <w:jc w:val="both"/>
        <w:rPr>
          <w:rFonts w:ascii="Times New Roman" w:hAnsi="Times New Roman" w:cs="Times New Roman"/>
          <w:noProof/>
          <w:lang w:val="en-US"/>
        </w:rPr>
      </w:pPr>
    </w:p>
    <w:p w:rsidR="00A11BB9" w:rsidRPr="00D3493F" w:rsidRDefault="00A11BB9">
      <w:pPr>
        <w:tabs>
          <w:tab w:val="center" w:pos="4800"/>
          <w:tab w:val="right" w:pos="9500"/>
        </w:tabs>
        <w:ind w:firstLine="720"/>
        <w:jc w:val="both"/>
        <w:rPr>
          <w:rFonts w:ascii="Times New Roman" w:hAnsi="Times New Roman" w:cs="Times New Roman"/>
          <w:noProof/>
          <w:lang w:val="en-US"/>
        </w:rPr>
      </w:pPr>
      <w:r w:rsidRPr="00D3493F">
        <w:rPr>
          <w:noProof/>
          <w:lang w:val="en-US"/>
        </w:rPr>
        <w:t xml:space="preserve">Although processing an analogue forecast for a given target date is fast, when optimizing the AM, forecasts are </w:t>
      </w:r>
      <w:ins w:id="176" w:author="obled" w:date="2015-12-08T09:52:00Z">
        <w:r w:rsidR="000D7085">
          <w:rPr>
            <w:noProof/>
            <w:lang w:val="en-US"/>
          </w:rPr>
          <w:t>re-</w:t>
        </w:r>
      </w:ins>
      <w:r w:rsidRPr="00D3493F">
        <w:rPr>
          <w:noProof/>
          <w:lang w:val="en-US"/>
        </w:rPr>
        <w:t xml:space="preserve">processed over long periods of several decades, which </w:t>
      </w:r>
      <w:del w:id="177" w:author="obled" w:date="2015-12-08T09:53:00Z">
        <w:r w:rsidRPr="00D3493F" w:rsidDel="000D7085">
          <w:rPr>
            <w:noProof/>
            <w:lang w:val="en-US"/>
          </w:rPr>
          <w:delText xml:space="preserve">is </w:delText>
        </w:r>
      </w:del>
      <w:ins w:id="178" w:author="obled" w:date="2015-12-08T09:53:00Z">
        <w:r w:rsidR="000D7085">
          <w:rPr>
            <w:noProof/>
            <w:lang w:val="en-US"/>
          </w:rPr>
          <w:t>may become</w:t>
        </w:r>
        <w:r w:rsidR="000D7085" w:rsidRPr="00D3493F">
          <w:rPr>
            <w:noProof/>
            <w:lang w:val="en-US"/>
          </w:rPr>
          <w:t xml:space="preserve"> </w:t>
        </w:r>
        <w:r w:rsidR="000D7085">
          <w:rPr>
            <w:noProof/>
            <w:lang w:val="en-US"/>
          </w:rPr>
          <w:t xml:space="preserve">very </w:t>
        </w:r>
      </w:ins>
      <w:r w:rsidRPr="00D3493F">
        <w:rPr>
          <w:noProof/>
          <w:lang w:val="en-US"/>
        </w:rPr>
        <w:t>time consuming. Thus, great effort has been made in order to reduce the processing time to a minimum. Waste of time were identified with profiling tools and cut down at different levels. The software also use the linear algebra library Eigen 3 [Guennebaud et~al.(2010)Guennebaud, Jacob, and Others] for calculations on vectors and matrices, which resulted in time saving. Obviously, multi-threading is also implemented.</w:t>
      </w:r>
    </w:p>
    <w:p w:rsidR="00A11BB9" w:rsidRPr="00D3493F" w:rsidRDefault="00A11BB9">
      <w:pPr>
        <w:tabs>
          <w:tab w:val="center" w:pos="4800"/>
          <w:tab w:val="right" w:pos="9500"/>
        </w:tabs>
        <w:ind w:firstLine="720"/>
        <w:jc w:val="both"/>
        <w:rPr>
          <w:rFonts w:ascii="Times New Roman" w:hAnsi="Times New Roman" w:cs="Times New Roman"/>
          <w:noProof/>
          <w:lang w:val="en-US"/>
        </w:rPr>
      </w:pPr>
      <w:r w:rsidRPr="00D3493F">
        <w:rPr>
          <w:noProof/>
          <w:lang w:val="en-US"/>
        </w:rPr>
        <w:t>First, every identified redundancy has been removed. Then, when looking for a certain date or data, the search looks first in the proximity where it is likely to be found instead of exploring an entire array. Similar data are not loaded twice, but shared pointers are used. Many other improvements allowed saving time, for example the use of the quicksort method [Hoare(1962)] to sort the date vectors according to the values of analogy criteria. Different implementations were tested (many remain in the code as alternatives) in order to select the most efficient: for example, when storing analogue dates according to their criteria value, it is faster to insert them in a fixed-size array rather than storing them all and sorting the array subsequently.</w:t>
      </w:r>
    </w:p>
    <w:p w:rsidR="00A11BB9" w:rsidRPr="00D3493F" w:rsidRDefault="00A11BB9">
      <w:pPr>
        <w:tabs>
          <w:tab w:val="center" w:pos="4800"/>
          <w:tab w:val="right" w:pos="9500"/>
        </w:tabs>
        <w:ind w:firstLine="720"/>
        <w:jc w:val="both"/>
        <w:rPr>
          <w:rFonts w:ascii="Times New Roman" w:hAnsi="Times New Roman" w:cs="Times New Roman"/>
          <w:noProof/>
          <w:lang w:val="en-US"/>
        </w:rPr>
      </w:pPr>
      <w:r w:rsidRPr="00D3493F">
        <w:rPr>
          <w:noProof/>
          <w:lang w:val="en-US"/>
        </w:rPr>
        <w:t xml:space="preserve">The major performance gains were obtained by:    </w:t>
      </w:r>
    </w:p>
    <w:p w:rsidR="00A11BB9" w:rsidRPr="00D3493F" w:rsidRDefault="00A11BB9">
      <w:pPr>
        <w:tabs>
          <w:tab w:val="center" w:pos="4800"/>
          <w:tab w:val="right" w:pos="9500"/>
        </w:tabs>
        <w:ind w:firstLine="720"/>
        <w:rPr>
          <w:rFonts w:ascii="Times New Roman" w:hAnsi="Times New Roman" w:cs="Times New Roman"/>
          <w:noProof/>
          <w:lang w:val="en-US"/>
        </w:rPr>
      </w:pPr>
      <w:r w:rsidRPr="00D3493F">
        <w:rPr>
          <w:noProof/>
          <w:lang w:val="en-US"/>
        </w:rPr>
        <w:t xml:space="preserve">    • reduction of the array sizes used in the calculations, </w:t>
      </w:r>
    </w:p>
    <w:p w:rsidR="00A11BB9" w:rsidRPr="00D3493F" w:rsidRDefault="00A11BB9">
      <w:pPr>
        <w:tabs>
          <w:tab w:val="center" w:pos="4800"/>
          <w:tab w:val="right" w:pos="9500"/>
        </w:tabs>
        <w:ind w:firstLine="720"/>
        <w:rPr>
          <w:rFonts w:ascii="Times New Roman" w:hAnsi="Times New Roman" w:cs="Times New Roman"/>
          <w:noProof/>
          <w:lang w:val="en-US"/>
        </w:rPr>
      </w:pPr>
      <w:r w:rsidRPr="00D3493F">
        <w:rPr>
          <w:noProof/>
          <w:lang w:val="en-US"/>
        </w:rPr>
        <w:t xml:space="preserve">    • use of pointers (and therefore the decrease of data copies), </w:t>
      </w:r>
    </w:p>
    <w:p w:rsidR="00A11BB9" w:rsidRPr="00D3493F" w:rsidRDefault="00A11BB9">
      <w:pPr>
        <w:tabs>
          <w:tab w:val="center" w:pos="4800"/>
          <w:tab w:val="right" w:pos="9500"/>
        </w:tabs>
        <w:ind w:firstLine="720"/>
        <w:rPr>
          <w:rFonts w:ascii="Times New Roman" w:hAnsi="Times New Roman" w:cs="Times New Roman"/>
          <w:noProof/>
          <w:lang w:val="en-US"/>
        </w:rPr>
      </w:pPr>
      <w:r w:rsidRPr="00D3493F">
        <w:rPr>
          <w:noProof/>
          <w:lang w:val="en-US"/>
        </w:rPr>
        <w:t xml:space="preserve">    • better search for dates in temporal vectors starting from the previous index (reduction of the range of the array to explore), </w:t>
      </w:r>
    </w:p>
    <w:p w:rsidR="00A11BB9" w:rsidRPr="00D3493F" w:rsidRDefault="00A11BB9">
      <w:pPr>
        <w:tabs>
          <w:tab w:val="center" w:pos="4800"/>
          <w:tab w:val="right" w:pos="9500"/>
        </w:tabs>
        <w:ind w:firstLine="720"/>
        <w:rPr>
          <w:rFonts w:ascii="Times New Roman" w:hAnsi="Times New Roman" w:cs="Times New Roman"/>
          <w:noProof/>
          <w:lang w:val="en-US"/>
        </w:rPr>
      </w:pPr>
      <w:r w:rsidRPr="00D3493F">
        <w:rPr>
          <w:noProof/>
          <w:lang w:val="en-US"/>
        </w:rPr>
        <w:t xml:space="preserve">    • better management of the analogue vectors, </w:t>
      </w:r>
    </w:p>
    <w:p w:rsidR="00A11BB9" w:rsidRPr="00D3493F" w:rsidRDefault="00A11BB9">
      <w:pPr>
        <w:tabs>
          <w:tab w:val="center" w:pos="4800"/>
          <w:tab w:val="right" w:pos="9500"/>
        </w:tabs>
        <w:ind w:firstLine="720"/>
        <w:rPr>
          <w:rFonts w:ascii="Times New Roman" w:hAnsi="Times New Roman" w:cs="Times New Roman"/>
          <w:noProof/>
          <w:lang w:val="en-US"/>
        </w:rPr>
      </w:pPr>
      <w:r w:rsidRPr="00D3493F">
        <w:rPr>
          <w:noProof/>
          <w:lang w:val="en-US"/>
        </w:rPr>
        <w:t xml:space="preserve">    • preprocessed gradients on geopotential fields when using the S1 criteria, </w:t>
      </w:r>
    </w:p>
    <w:p w:rsidR="00A11BB9" w:rsidRPr="00D3493F" w:rsidRDefault="00A11BB9">
      <w:pPr>
        <w:tabs>
          <w:tab w:val="center" w:pos="4800"/>
          <w:tab w:val="right" w:pos="9500"/>
        </w:tabs>
        <w:ind w:firstLine="720"/>
        <w:rPr>
          <w:rFonts w:ascii="Times New Roman" w:hAnsi="Times New Roman" w:cs="Times New Roman"/>
          <w:noProof/>
          <w:lang w:val="en-US"/>
        </w:rPr>
      </w:pPr>
      <w:r w:rsidRPr="00D3493F">
        <w:rPr>
          <w:noProof/>
          <w:lang w:val="en-US"/>
        </w:rPr>
        <w:t xml:space="preserve">    • and finally the implementation of parallel calculations (multi-threading). </w:t>
      </w:r>
    </w:p>
    <w:p w:rsidR="00A11BB9" w:rsidRPr="00D3493F" w:rsidRDefault="00A11BB9">
      <w:pPr>
        <w:tabs>
          <w:tab w:val="center" w:pos="4800"/>
          <w:tab w:val="right" w:pos="9500"/>
        </w:tabs>
        <w:ind w:firstLine="720"/>
        <w:jc w:val="both"/>
        <w:rPr>
          <w:rFonts w:ascii="Times New Roman" w:hAnsi="Times New Roman" w:cs="Times New Roman"/>
          <w:noProof/>
          <w:lang w:val="en-US"/>
        </w:rPr>
      </w:pPr>
    </w:p>
    <w:p w:rsidR="00A11BB9" w:rsidRPr="00D3493F" w:rsidRDefault="00A11BB9">
      <w:pPr>
        <w:tabs>
          <w:tab w:val="center" w:pos="4800"/>
          <w:tab w:val="right" w:pos="9500"/>
        </w:tabs>
        <w:ind w:firstLine="720"/>
        <w:jc w:val="both"/>
        <w:rPr>
          <w:rFonts w:ascii="Times New Roman" w:hAnsi="Times New Roman" w:cs="Times New Roman"/>
          <w:noProof/>
          <w:lang w:val="en-US"/>
        </w:rPr>
      </w:pPr>
    </w:p>
    <w:p w:rsidR="00A11BB9" w:rsidRPr="00D3493F" w:rsidRDefault="00A11BB9">
      <w:pPr>
        <w:pStyle w:val="Titre2"/>
        <w:tabs>
          <w:tab w:val="center" w:pos="4800"/>
          <w:tab w:val="right" w:pos="9500"/>
        </w:tabs>
        <w:rPr>
          <w:lang w:val="en-US"/>
        </w:rPr>
      </w:pPr>
      <w:r w:rsidRPr="00D3493F">
        <w:rPr>
          <w:lang w:val="en-US"/>
        </w:rPr>
        <w:t xml:space="preserve">3  </w:t>
      </w:r>
      <w:bookmarkStart w:id="179" w:name="GrindEQpgref5665609211"/>
      <w:bookmarkEnd w:id="179"/>
      <w:r w:rsidRPr="00D3493F">
        <w:rPr>
          <w:lang w:val="en-US"/>
        </w:rPr>
        <w:t>AtmoSwing Forecaster</w:t>
      </w:r>
    </w:p>
    <w:p w:rsidR="00A11BB9" w:rsidRPr="00D3493F" w:rsidRDefault="00A11BB9">
      <w:pPr>
        <w:tabs>
          <w:tab w:val="center" w:pos="4800"/>
          <w:tab w:val="right" w:pos="9500"/>
        </w:tabs>
        <w:ind w:firstLine="720"/>
        <w:jc w:val="both"/>
        <w:rPr>
          <w:rFonts w:ascii="Times New Roman" w:hAnsi="Times New Roman" w:cs="Times New Roman"/>
          <w:noProof/>
          <w:lang w:val="en-US"/>
        </w:rPr>
      </w:pPr>
      <w:r w:rsidRPr="00D3493F">
        <w:rPr>
          <w:noProof/>
          <w:lang w:val="en-US"/>
        </w:rPr>
        <w:t xml:space="preserve"> </w:t>
      </w:r>
    </w:p>
    <w:p w:rsidR="00A11BB9" w:rsidRPr="00D3493F" w:rsidRDefault="00A11BB9">
      <w:pPr>
        <w:tabs>
          <w:tab w:val="center" w:pos="4800"/>
          <w:tab w:val="right" w:pos="9500"/>
        </w:tabs>
        <w:ind w:firstLine="720"/>
        <w:jc w:val="both"/>
        <w:rPr>
          <w:rFonts w:ascii="Times New Roman" w:hAnsi="Times New Roman" w:cs="Times New Roman"/>
          <w:noProof/>
          <w:lang w:val="en-US"/>
        </w:rPr>
      </w:pPr>
      <w:r w:rsidRPr="00D3493F">
        <w:rPr>
          <w:noProof/>
          <w:lang w:val="en-US"/>
        </w:rPr>
        <w:t>The Forecaster module allows to process operational forecasts. This software processes a current or past forecasting</w:t>
      </w:r>
      <w:ins w:id="180" w:author="obled" w:date="2015-12-08T09:55:00Z">
        <w:r w:rsidR="000D7085">
          <w:rPr>
            <w:noProof/>
            <w:lang w:val="en-US"/>
          </w:rPr>
          <w:t xml:space="preserve"> (reforecast)</w:t>
        </w:r>
      </w:ins>
      <w:r w:rsidRPr="00D3493F">
        <w:rPr>
          <w:noProof/>
          <w:lang w:val="en-US"/>
        </w:rPr>
        <w:t>, defined by an XML file. A list of parameterizations is processed successively. The software can be compiled with a GUI (graphical user interface, Figure 4), or without in order to be used on a headless server through a command line interface. Processing a forecast requires very low computing capabilities and can be done on a low-end computer.</w:t>
      </w:r>
    </w:p>
    <w:p w:rsidR="00A11BB9" w:rsidRPr="00D3493F" w:rsidRDefault="00A11BB9">
      <w:pPr>
        <w:tabs>
          <w:tab w:val="center" w:pos="4800"/>
          <w:tab w:val="right" w:pos="9500"/>
        </w:tabs>
        <w:ind w:firstLine="720"/>
        <w:jc w:val="both"/>
        <w:rPr>
          <w:rFonts w:ascii="Times New Roman" w:hAnsi="Times New Roman" w:cs="Times New Roman"/>
          <w:noProof/>
          <w:lang w:val="en-US"/>
        </w:rPr>
      </w:pPr>
    </w:p>
    <w:p w:rsidR="00A11BB9" w:rsidRPr="00D3493F" w:rsidRDefault="00A11BB9">
      <w:pPr>
        <w:tabs>
          <w:tab w:val="center" w:pos="4800"/>
          <w:tab w:val="right" w:pos="9500"/>
        </w:tabs>
        <w:ind w:firstLine="720"/>
        <w:jc w:val="both"/>
        <w:rPr>
          <w:rFonts w:ascii="Times New Roman" w:hAnsi="Times New Roman" w:cs="Times New Roman"/>
          <w:noProof/>
          <w:lang w:val="en-US"/>
        </w:rPr>
      </w:pPr>
      <w:r>
        <w:rPr>
          <w:noProof/>
          <w:lang w:val="fr-FR" w:eastAsia="fr-FR"/>
        </w:rPr>
        <w:lastRenderedPageBreak/>
        <w:drawing>
          <wp:inline distT="0" distB="0" distL="0" distR="0" wp14:anchorId="7BDC6F86" wp14:editId="52AF547A">
            <wp:extent cx="2962275" cy="3505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962275" cy="3505200"/>
                    </a:xfrm>
                    <a:prstGeom prst="rect">
                      <a:avLst/>
                    </a:prstGeom>
                    <a:noFill/>
                    <a:ln>
                      <a:noFill/>
                    </a:ln>
                  </pic:spPr>
                </pic:pic>
              </a:graphicData>
            </a:graphic>
          </wp:inline>
        </w:drawing>
      </w:r>
      <w:r w:rsidRPr="00D3493F">
        <w:rPr>
          <w:noProof/>
          <w:lang w:val="en-US"/>
        </w:rPr>
        <w:t xml:space="preserve"> </w:t>
      </w:r>
    </w:p>
    <w:p w:rsidR="00A11BB9" w:rsidRPr="00D3493F" w:rsidRDefault="00A11BB9">
      <w:pPr>
        <w:tabs>
          <w:tab w:val="center" w:pos="4800"/>
          <w:tab w:val="right" w:pos="9500"/>
        </w:tabs>
        <w:jc w:val="center"/>
        <w:rPr>
          <w:rFonts w:ascii="Times New Roman" w:hAnsi="Times New Roman" w:cs="Times New Roman"/>
          <w:noProof/>
          <w:lang w:val="en-US"/>
        </w:rPr>
      </w:pPr>
      <w:r w:rsidRPr="00D3493F">
        <w:rPr>
          <w:noProof/>
          <w:lang w:val="en-US"/>
        </w:rPr>
        <w:t>Figure  4: Graphical user interface of the Forecaster module. A list of different parameterizations is being processed.</w:t>
      </w:r>
    </w:p>
    <w:p w:rsidR="00A11BB9" w:rsidRPr="00D3493F" w:rsidRDefault="00A11BB9">
      <w:pPr>
        <w:tabs>
          <w:tab w:val="center" w:pos="4800"/>
          <w:tab w:val="right" w:pos="9500"/>
        </w:tabs>
        <w:ind w:firstLine="720"/>
        <w:jc w:val="both"/>
        <w:rPr>
          <w:rFonts w:ascii="Times New Roman" w:hAnsi="Times New Roman" w:cs="Times New Roman"/>
          <w:noProof/>
          <w:lang w:val="en-US"/>
        </w:rPr>
      </w:pPr>
      <w:r w:rsidRPr="00D3493F">
        <w:rPr>
          <w:noProof/>
          <w:lang w:val="en-US"/>
        </w:rPr>
        <w:t xml:space="preserve">  </w:t>
      </w:r>
    </w:p>
    <w:p w:rsidR="00A11BB9" w:rsidRPr="00D3493F" w:rsidRDefault="00A11BB9">
      <w:pPr>
        <w:tabs>
          <w:tab w:val="center" w:pos="4800"/>
          <w:tab w:val="right" w:pos="9500"/>
        </w:tabs>
        <w:ind w:firstLine="720"/>
        <w:jc w:val="both"/>
        <w:rPr>
          <w:rFonts w:ascii="Times New Roman" w:hAnsi="Times New Roman" w:cs="Times New Roman"/>
          <w:noProof/>
          <w:lang w:val="en-US"/>
        </w:rPr>
      </w:pPr>
      <w:r w:rsidRPr="00D3493F">
        <w:rPr>
          <w:noProof/>
          <w:lang w:val="en-US"/>
        </w:rPr>
        <w:t xml:space="preserve">The software first downloads the predictor describing the target situation, such as 1 GFS outputs [?, Global Forecast System,]see section 1.2]Kanamitsu1991,Kanamitsu1989. It then interpolates the gridded data to match the resolution of the archive (for example 2.5 in the case of the NCEP/NCAP reanalysis I). The analogues dates are next sought according to the </w:t>
      </w:r>
      <w:del w:id="181" w:author="obled" w:date="2015-12-08T09:56:00Z">
        <w:r w:rsidRPr="00D3493F" w:rsidDel="000D7085">
          <w:rPr>
            <w:noProof/>
            <w:lang w:val="en-US"/>
          </w:rPr>
          <w:delText xml:space="preserve">provided </w:delText>
        </w:r>
      </w:del>
      <w:ins w:id="182" w:author="obled" w:date="2015-12-08T09:56:00Z">
        <w:r w:rsidR="000D7085">
          <w:rPr>
            <w:noProof/>
            <w:lang w:val="en-US"/>
          </w:rPr>
          <w:t>selected</w:t>
        </w:r>
        <w:r w:rsidR="000D7085" w:rsidRPr="00D3493F">
          <w:rPr>
            <w:noProof/>
            <w:lang w:val="en-US"/>
          </w:rPr>
          <w:t xml:space="preserve"> </w:t>
        </w:r>
      </w:ins>
      <w:r w:rsidRPr="00D3493F">
        <w:rPr>
          <w:noProof/>
          <w:lang w:val="en-US"/>
        </w:rPr>
        <w:t>parameterization, and the predictand data are associated with the corresponding dates. The results are finally saved in auto-describing NetCDF files. If required, a synthetic XML is generated for an easier integration on a web platform for example. Every step of the forecast, from the predictor downloading to the final results, is done in the software (and controlled through configuration), without use of external scripts (e.g. for data conversion).</w:t>
      </w:r>
    </w:p>
    <w:p w:rsidR="00A11BB9" w:rsidRPr="00D3493F" w:rsidDel="00A010B5" w:rsidRDefault="00A11BB9">
      <w:pPr>
        <w:tabs>
          <w:tab w:val="center" w:pos="4800"/>
          <w:tab w:val="right" w:pos="9500"/>
        </w:tabs>
        <w:ind w:firstLine="720"/>
        <w:jc w:val="both"/>
        <w:rPr>
          <w:del w:id="183" w:author="obled" w:date="2015-12-08T10:05:00Z"/>
          <w:rFonts w:ascii="Times New Roman" w:hAnsi="Times New Roman" w:cs="Times New Roman"/>
          <w:noProof/>
          <w:lang w:val="en-US"/>
        </w:rPr>
      </w:pPr>
      <w:r w:rsidRPr="00D3493F">
        <w:rPr>
          <w:noProof/>
          <w:lang w:val="en-US"/>
        </w:rPr>
        <w:t xml:space="preserve">When using a </w:t>
      </w:r>
      <w:ins w:id="184" w:author="obled" w:date="2015-12-08T09:58:00Z">
        <w:r w:rsidR="00A010B5">
          <w:rPr>
            <w:noProof/>
            <w:lang w:val="en-US"/>
          </w:rPr>
          <w:t xml:space="preserve">given </w:t>
        </w:r>
      </w:ins>
      <w:r w:rsidRPr="00D3493F">
        <w:rPr>
          <w:noProof/>
          <w:lang w:val="en-US"/>
        </w:rPr>
        <w:t xml:space="preserve">parameterization of the AM, </w:t>
      </w:r>
      <w:ins w:id="185" w:author="obled" w:date="2015-12-08T09:58:00Z">
        <w:r w:rsidR="00A010B5">
          <w:rPr>
            <w:noProof/>
            <w:lang w:val="en-US"/>
          </w:rPr>
          <w:t xml:space="preserve">it has </w:t>
        </w:r>
      </w:ins>
      <w:r w:rsidRPr="00D3493F">
        <w:rPr>
          <w:noProof/>
          <w:lang w:val="en-US"/>
        </w:rPr>
        <w:t xml:space="preserve">previously </w:t>
      </w:r>
      <w:ins w:id="186" w:author="obled" w:date="2015-12-08T09:58:00Z">
        <w:r w:rsidR="00A010B5">
          <w:rPr>
            <w:noProof/>
            <w:lang w:val="en-US"/>
          </w:rPr>
          <w:t xml:space="preserve">been </w:t>
        </w:r>
      </w:ins>
      <w:r w:rsidRPr="00D3493F">
        <w:rPr>
          <w:noProof/>
          <w:lang w:val="en-US"/>
        </w:rPr>
        <w:t xml:space="preserve">optimized in </w:t>
      </w:r>
      <w:ins w:id="187" w:author="obled" w:date="2015-12-08T09:58:00Z">
        <w:r w:rsidR="00A010B5">
          <w:rPr>
            <w:noProof/>
            <w:lang w:val="en-US"/>
          </w:rPr>
          <w:t xml:space="preserve">a </w:t>
        </w:r>
      </w:ins>
      <w:r w:rsidRPr="00D3493F">
        <w:rPr>
          <w:noProof/>
          <w:lang w:val="en-US"/>
        </w:rPr>
        <w:t xml:space="preserve">perfect prognosis </w:t>
      </w:r>
      <w:ins w:id="188" w:author="obled" w:date="2015-12-08T09:58:00Z">
        <w:r w:rsidR="00A010B5">
          <w:rPr>
            <w:noProof/>
            <w:lang w:val="en-US"/>
          </w:rPr>
          <w:t>context</w:t>
        </w:r>
      </w:ins>
      <w:r w:rsidRPr="00D3493F">
        <w:rPr>
          <w:noProof/>
          <w:lang w:val="en-US"/>
        </w:rPr>
        <w:t xml:space="preserve">[?, </w:t>
      </w:r>
      <w:ins w:id="189" w:author="obled" w:date="2015-12-08T09:59:00Z">
        <w:r w:rsidR="00A010B5">
          <w:rPr>
            <w:noProof/>
            <w:lang w:val="en-US"/>
          </w:rPr>
          <w:t xml:space="preserve">i.e. by </w:t>
        </w:r>
      </w:ins>
      <w:r w:rsidRPr="00D3493F">
        <w:rPr>
          <w:noProof/>
          <w:lang w:val="en-US"/>
        </w:rPr>
        <w:t>optimization on the</w:t>
      </w:r>
      <w:ins w:id="190" w:author="obled" w:date="2015-12-08T09:59:00Z">
        <w:r w:rsidR="00A010B5">
          <w:rPr>
            <w:noProof/>
            <w:lang w:val="en-US"/>
          </w:rPr>
          <w:t xml:space="preserve"> whole</w:t>
        </w:r>
      </w:ins>
      <w:r w:rsidRPr="00D3493F">
        <w:rPr>
          <w:noProof/>
          <w:lang w:val="en-US"/>
        </w:rPr>
        <w:t xml:space="preserve"> reanalysis dataset, </w:t>
      </w:r>
      <w:ins w:id="191" w:author="obled" w:date="2015-12-08T09:59:00Z">
        <w:r w:rsidR="00A010B5">
          <w:rPr>
            <w:noProof/>
            <w:lang w:val="en-US"/>
          </w:rPr>
          <w:t xml:space="preserve">as will be seen later. </w:t>
        </w:r>
      </w:ins>
      <w:ins w:id="192" w:author="obled" w:date="2015-12-08T10:00:00Z">
        <w:r w:rsidR="00A010B5">
          <w:rPr>
            <w:noProof/>
            <w:lang w:val="en-US"/>
          </w:rPr>
          <w:t xml:space="preserve"> However, this does not </w:t>
        </w:r>
      </w:ins>
      <w:del w:id="193" w:author="obled" w:date="2015-12-08T10:00:00Z">
        <w:r w:rsidRPr="00D3493F" w:rsidDel="00A010B5">
          <w:rPr>
            <w:noProof/>
            <w:lang w:val="en-US"/>
          </w:rPr>
          <w:delText xml:space="preserve">without taking </w:delText>
        </w:r>
      </w:del>
      <w:ins w:id="194" w:author="obled" w:date="2015-12-08T10:00:00Z">
        <w:r w:rsidR="00A010B5" w:rsidRPr="00D3493F">
          <w:rPr>
            <w:noProof/>
            <w:lang w:val="en-US"/>
          </w:rPr>
          <w:t>tak</w:t>
        </w:r>
        <w:r w:rsidR="00A010B5">
          <w:rPr>
            <w:noProof/>
            <w:lang w:val="en-US"/>
          </w:rPr>
          <w:t>e</w:t>
        </w:r>
        <w:r w:rsidR="00A010B5" w:rsidRPr="00D3493F">
          <w:rPr>
            <w:noProof/>
            <w:lang w:val="en-US"/>
          </w:rPr>
          <w:t xml:space="preserve"> </w:t>
        </w:r>
      </w:ins>
      <w:r w:rsidRPr="00D3493F">
        <w:rPr>
          <w:noProof/>
          <w:lang w:val="en-US"/>
        </w:rPr>
        <w:t xml:space="preserve">into account the uncertainty of </w:t>
      </w:r>
      <w:ins w:id="195" w:author="obled" w:date="2015-12-08T10:01:00Z">
        <w:r w:rsidR="00A010B5">
          <w:rPr>
            <w:noProof/>
            <w:lang w:val="en-US"/>
          </w:rPr>
          <w:t xml:space="preserve">the target situation when taken from </w:t>
        </w:r>
      </w:ins>
      <w:r w:rsidRPr="00D3493F">
        <w:rPr>
          <w:noProof/>
          <w:lang w:val="en-US"/>
        </w:rPr>
        <w:t>operational forecasts</w:t>
      </w:r>
      <w:ins w:id="196" w:author="obled" w:date="2015-12-08T10:02:00Z">
        <w:r w:rsidR="00A010B5">
          <w:rPr>
            <w:noProof/>
            <w:lang w:val="en-US"/>
          </w:rPr>
          <w:t xml:space="preserve"> of a NWP model</w:t>
        </w:r>
      </w:ins>
      <w:r w:rsidRPr="00D3493F">
        <w:rPr>
          <w:noProof/>
          <w:lang w:val="en-US"/>
        </w:rPr>
        <w:t>,]]Klein1963</w:t>
      </w:r>
      <w:del w:id="197" w:author="obled" w:date="2015-12-08T10:02:00Z">
        <w:r w:rsidRPr="00D3493F" w:rsidDel="00A010B5">
          <w:rPr>
            <w:noProof/>
            <w:lang w:val="en-US"/>
          </w:rPr>
          <w:delText>, in</w:delText>
        </w:r>
      </w:del>
      <w:ins w:id="198" w:author="obled" w:date="2015-12-08T10:02:00Z">
        <w:r w:rsidR="00A010B5">
          <w:rPr>
            <w:noProof/>
            <w:lang w:val="en-US"/>
          </w:rPr>
          <w:t>. In</w:t>
        </w:r>
      </w:ins>
      <w:r w:rsidRPr="00D3493F">
        <w:rPr>
          <w:noProof/>
          <w:lang w:val="en-US"/>
        </w:rPr>
        <w:t xml:space="preserve"> operational forecasting, one should take into account the </w:t>
      </w:r>
      <w:del w:id="199" w:author="obled" w:date="2015-12-08T10:03:00Z">
        <w:r w:rsidRPr="00D3493F" w:rsidDel="00A010B5">
          <w:rPr>
            <w:noProof/>
            <w:lang w:val="en-US"/>
          </w:rPr>
          <w:delText xml:space="preserve">increasing </w:delText>
        </w:r>
      </w:del>
      <w:r w:rsidRPr="00D3493F">
        <w:rPr>
          <w:noProof/>
          <w:lang w:val="en-US"/>
        </w:rPr>
        <w:t xml:space="preserve">uncertainty of the predictor </w:t>
      </w:r>
      <w:ins w:id="200" w:author="obled" w:date="2015-12-08T10:03:00Z">
        <w:r w:rsidR="00A010B5">
          <w:rPr>
            <w:noProof/>
            <w:lang w:val="en-US"/>
          </w:rPr>
          <w:t xml:space="preserve">increasing </w:t>
        </w:r>
      </w:ins>
      <w:r w:rsidRPr="00D3493F">
        <w:rPr>
          <w:noProof/>
          <w:lang w:val="en-US"/>
        </w:rPr>
        <w:t>with the lead time. An available option</w:t>
      </w:r>
      <w:ins w:id="201" w:author="obled" w:date="2015-12-08T10:04:00Z">
        <w:r w:rsidR="00A010B5">
          <w:rPr>
            <w:noProof/>
            <w:lang w:val="en-US"/>
          </w:rPr>
          <w:t xml:space="preserve"> will be proposed in the optimisation section</w:t>
        </w:r>
      </w:ins>
      <w:del w:id="202" w:author="obled" w:date="2015-12-08T10:05:00Z">
        <w:r w:rsidRPr="00D3493F" w:rsidDel="00A010B5">
          <w:rPr>
            <w:noProof/>
            <w:lang w:val="en-US"/>
          </w:rPr>
          <w:delText>, proposed by [Thevenot(2004)], is to increase the number of analogues with the lead time. These values should be optimized, for every lead time, by using reforecast data of the model considered for operational forecasting.</w:delText>
        </w:r>
      </w:del>
    </w:p>
    <w:p w:rsidR="00A11BB9" w:rsidRPr="00D3493F" w:rsidRDefault="00A11BB9">
      <w:pPr>
        <w:tabs>
          <w:tab w:val="center" w:pos="4800"/>
          <w:tab w:val="right" w:pos="9500"/>
        </w:tabs>
        <w:ind w:firstLine="720"/>
        <w:jc w:val="both"/>
        <w:rPr>
          <w:rFonts w:ascii="Times New Roman" w:hAnsi="Times New Roman" w:cs="Times New Roman"/>
          <w:noProof/>
          <w:lang w:val="en-US"/>
        </w:rPr>
      </w:pPr>
      <w:r w:rsidRPr="00D3493F">
        <w:rPr>
          <w:noProof/>
          <w:lang w:val="en-US"/>
        </w:rPr>
        <w:t xml:space="preserve">The command-line interface allows to start the process for the present date, a selected past date, or the last </w:t>
      </w:r>
      <w:r>
        <w:rPr>
          <w:noProof/>
          <w:position w:val="-6"/>
        </w:rPr>
        <w:object w:dxaOrig="200" w:dyaOrig="220">
          <v:shape id="_x0000_i1061" type="#_x0000_t75" style="width:10.2pt;height:10.85pt" o:ole="">
            <v:imagedata r:id="rId85" o:title=""/>
          </v:shape>
          <o:OLEObject Type="Embed" ProgID="Equation.3" ShapeID="_x0000_i1061" DrawAspect="Content" ObjectID="_1511254144" r:id="rId86"/>
        </w:object>
      </w:r>
      <w:r w:rsidRPr="00D3493F">
        <w:rPr>
          <w:noProof/>
          <w:lang w:val="en-US"/>
        </w:rPr>
        <w:t xml:space="preserve"> days (as long as the predictors are available on the provider server). When there is nothing to process (no new predictor data available), the execution just stops, leading to no loss of computing resources. The recommended use is thus to set up a cron task </w:t>
      </w:r>
      <w:r w:rsidRPr="00D3493F">
        <w:rPr>
          <w:noProof/>
          <w:lang w:val="en-US"/>
        </w:rPr>
        <w:lastRenderedPageBreak/>
        <w:t>on a Linux server in order to trigger the forecast every 30 minutes. When using GFS outputs, this would provide 4 forecasts a day with a reduced delay between GFS outputs availability and the analogue forecast.</w:t>
      </w:r>
    </w:p>
    <w:p w:rsidR="00A11BB9" w:rsidRPr="00D3493F" w:rsidRDefault="00A11BB9">
      <w:pPr>
        <w:tabs>
          <w:tab w:val="center" w:pos="4800"/>
          <w:tab w:val="right" w:pos="9500"/>
        </w:tabs>
        <w:ind w:firstLine="720"/>
        <w:jc w:val="both"/>
        <w:rPr>
          <w:rFonts w:ascii="Times New Roman" w:hAnsi="Times New Roman" w:cs="Times New Roman"/>
          <w:noProof/>
          <w:lang w:val="en-US"/>
        </w:rPr>
      </w:pPr>
      <w:r w:rsidRPr="00D3493F">
        <w:rPr>
          <w:noProof/>
          <w:lang w:val="en-US"/>
        </w:rPr>
        <w:t>A user interface allows the creation of the precipitation database. Its generation consists in extracting the time series from text files in order to process them and save a database in the NetCDF format. During the process, Gumbel adjustments are automatically calculated in order to determine the values corresponding to different return periods. The time series are normalized by a selected return period (default 10 years) and their square root is eventually processed. The final database file contains both the raw and the normalized series, as well as characteristics of the gauging stations and some metadata.</w:t>
      </w:r>
    </w:p>
    <w:p w:rsidR="00A11BB9" w:rsidRPr="00D3493F" w:rsidRDefault="00A11BB9">
      <w:pPr>
        <w:tabs>
          <w:tab w:val="center" w:pos="4800"/>
          <w:tab w:val="right" w:pos="9500"/>
        </w:tabs>
        <w:ind w:firstLine="720"/>
        <w:jc w:val="both"/>
        <w:rPr>
          <w:rFonts w:ascii="Times New Roman" w:hAnsi="Times New Roman" w:cs="Times New Roman"/>
          <w:noProof/>
          <w:lang w:val="en-US"/>
        </w:rPr>
      </w:pPr>
    </w:p>
    <w:p w:rsidR="00A11BB9" w:rsidRPr="00D3493F" w:rsidRDefault="00A11BB9">
      <w:pPr>
        <w:pStyle w:val="Titre2"/>
        <w:tabs>
          <w:tab w:val="center" w:pos="4800"/>
          <w:tab w:val="right" w:pos="9500"/>
        </w:tabs>
        <w:rPr>
          <w:lang w:val="en-US"/>
        </w:rPr>
      </w:pPr>
      <w:r w:rsidRPr="00D3493F">
        <w:rPr>
          <w:lang w:val="en-US"/>
        </w:rPr>
        <w:t xml:space="preserve">4  </w:t>
      </w:r>
      <w:bookmarkStart w:id="203" w:name="GrindEQpgref5665609212"/>
      <w:bookmarkEnd w:id="203"/>
      <w:r w:rsidRPr="00D3493F">
        <w:rPr>
          <w:lang w:val="en-US"/>
        </w:rPr>
        <w:t>AtmoSwing Viewer</w:t>
      </w:r>
    </w:p>
    <w:p w:rsidR="00A11BB9" w:rsidRPr="00D3493F" w:rsidRDefault="00A11BB9">
      <w:pPr>
        <w:tabs>
          <w:tab w:val="center" w:pos="4800"/>
          <w:tab w:val="right" w:pos="9500"/>
        </w:tabs>
        <w:ind w:firstLine="720"/>
        <w:jc w:val="both"/>
        <w:rPr>
          <w:rFonts w:ascii="Times New Roman" w:hAnsi="Times New Roman" w:cs="Times New Roman"/>
          <w:noProof/>
          <w:lang w:val="en-US"/>
        </w:rPr>
      </w:pPr>
      <w:r w:rsidRPr="00D3493F">
        <w:rPr>
          <w:noProof/>
          <w:lang w:val="en-US"/>
        </w:rPr>
        <w:t xml:space="preserve"> </w:t>
      </w:r>
    </w:p>
    <w:p w:rsidR="00A11BB9" w:rsidRPr="00D3493F" w:rsidRDefault="00A11BB9">
      <w:pPr>
        <w:tabs>
          <w:tab w:val="center" w:pos="4800"/>
          <w:tab w:val="right" w:pos="9500"/>
        </w:tabs>
        <w:ind w:firstLine="720"/>
        <w:jc w:val="both"/>
        <w:rPr>
          <w:rFonts w:ascii="Times New Roman" w:hAnsi="Times New Roman" w:cs="Times New Roman"/>
          <w:noProof/>
          <w:lang w:val="en-US"/>
        </w:rPr>
      </w:pPr>
    </w:p>
    <w:p w:rsidR="00A11BB9" w:rsidRPr="00D3493F" w:rsidRDefault="00A11BB9">
      <w:pPr>
        <w:pStyle w:val="Titre3"/>
        <w:tabs>
          <w:tab w:val="center" w:pos="4800"/>
          <w:tab w:val="right" w:pos="9500"/>
        </w:tabs>
        <w:rPr>
          <w:lang w:val="en-US"/>
        </w:rPr>
      </w:pPr>
      <w:r w:rsidRPr="00D3493F">
        <w:rPr>
          <w:lang w:val="en-US"/>
        </w:rPr>
        <w:t xml:space="preserve">4.1  </w:t>
      </w:r>
      <w:bookmarkStart w:id="204" w:name="GrindEQpgref5665609213"/>
      <w:bookmarkEnd w:id="204"/>
      <w:r w:rsidRPr="00D3493F">
        <w:rPr>
          <w:lang w:val="en-US"/>
        </w:rPr>
        <w:t xml:space="preserve">The graphical user interface </w:t>
      </w:r>
    </w:p>
    <w:p w:rsidR="00A11BB9" w:rsidRPr="00D3493F" w:rsidRDefault="00A11BB9">
      <w:pPr>
        <w:tabs>
          <w:tab w:val="center" w:pos="4800"/>
          <w:tab w:val="right" w:pos="9500"/>
        </w:tabs>
        <w:ind w:firstLine="720"/>
        <w:jc w:val="both"/>
        <w:rPr>
          <w:rFonts w:ascii="Times New Roman" w:hAnsi="Times New Roman" w:cs="Times New Roman"/>
          <w:noProof/>
          <w:lang w:val="en-US"/>
        </w:rPr>
      </w:pPr>
    </w:p>
    <w:p w:rsidR="00A11BB9" w:rsidRPr="00D3493F" w:rsidRDefault="00A11BB9">
      <w:pPr>
        <w:tabs>
          <w:tab w:val="center" w:pos="4800"/>
          <w:tab w:val="right" w:pos="9500"/>
        </w:tabs>
        <w:ind w:firstLine="720"/>
        <w:jc w:val="both"/>
        <w:rPr>
          <w:rFonts w:ascii="Times New Roman" w:hAnsi="Times New Roman" w:cs="Times New Roman"/>
          <w:noProof/>
          <w:lang w:val="en-US"/>
        </w:rPr>
      </w:pPr>
      <w:r w:rsidRPr="00D3493F">
        <w:rPr>
          <w:noProof/>
          <w:lang w:val="en-US"/>
        </w:rPr>
        <w:t>The Viewer module allows displaying the resulting forecast files in an interactive GIS environment (Figure 4.1). During the forecast, different parametrization variants of the same type of AM may be applied to a region; the reason being that some parameterizations may be specific for a subregion, when its meteorological influences differ, which is often the case even in relatively small catchments [Horton et~al.(2012)Horton, Jaboyedoff, Metzger, Obled, and Marty]. The Viewer automatically gathers the similar AMs and provides a composite view of the optimal forecasts per subregion. The user can however choose to display a specific parameterization for the whole region, which is more consistent in terms of homogeneity of the analogue dates.</w:t>
      </w:r>
    </w:p>
    <w:p w:rsidR="00A11BB9" w:rsidRPr="00D3493F" w:rsidRDefault="00A11BB9">
      <w:pPr>
        <w:tabs>
          <w:tab w:val="center" w:pos="4800"/>
          <w:tab w:val="right" w:pos="9500"/>
        </w:tabs>
        <w:ind w:firstLine="720"/>
        <w:jc w:val="both"/>
        <w:rPr>
          <w:rFonts w:ascii="Times New Roman" w:hAnsi="Times New Roman" w:cs="Times New Roman"/>
          <w:noProof/>
          <w:lang w:val="en-US"/>
        </w:rPr>
      </w:pPr>
      <w:r>
        <w:rPr>
          <w:noProof/>
          <w:lang w:val="fr-FR" w:eastAsia="fr-FR"/>
        </w:rPr>
        <w:lastRenderedPageBreak/>
        <w:drawing>
          <wp:inline distT="0" distB="0" distL="0" distR="0" wp14:anchorId="2B489C45" wp14:editId="1B9FD5A4">
            <wp:extent cx="6457950" cy="4114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457950" cy="4114800"/>
                    </a:xfrm>
                    <a:prstGeom prst="rect">
                      <a:avLst/>
                    </a:prstGeom>
                    <a:noFill/>
                    <a:ln>
                      <a:noFill/>
                    </a:ln>
                  </pic:spPr>
                </pic:pic>
              </a:graphicData>
            </a:graphic>
          </wp:inline>
        </w:drawing>
      </w:r>
      <w:r w:rsidRPr="00D3493F">
        <w:rPr>
          <w:noProof/>
          <w:lang w:val="en-US"/>
        </w:rPr>
        <w:t xml:space="preserve"> </w:t>
      </w:r>
    </w:p>
    <w:p w:rsidR="00A11BB9" w:rsidRPr="00D3493F" w:rsidRDefault="00A11BB9">
      <w:pPr>
        <w:tabs>
          <w:tab w:val="center" w:pos="4800"/>
          <w:tab w:val="right" w:pos="9500"/>
        </w:tabs>
        <w:jc w:val="center"/>
        <w:rPr>
          <w:rFonts w:ascii="Times New Roman" w:hAnsi="Times New Roman" w:cs="Times New Roman"/>
          <w:noProof/>
          <w:lang w:val="en-US"/>
        </w:rPr>
      </w:pPr>
      <w:r w:rsidRPr="00D3493F">
        <w:rPr>
          <w:noProof/>
          <w:lang w:val="en-US"/>
        </w:rPr>
        <w:t>Graphical user interface of the Viewer module (Elevation data from The Shuttle Radar Topography Mission (SRTM), and hydrological network from SwissTopo).</w:t>
      </w:r>
    </w:p>
    <w:p w:rsidR="00A11BB9" w:rsidRPr="00D3493F" w:rsidRDefault="00A11BB9">
      <w:pPr>
        <w:tabs>
          <w:tab w:val="center" w:pos="4800"/>
          <w:tab w:val="right" w:pos="9500"/>
        </w:tabs>
        <w:ind w:firstLine="720"/>
        <w:jc w:val="both"/>
        <w:rPr>
          <w:rFonts w:ascii="Times New Roman" w:hAnsi="Times New Roman" w:cs="Times New Roman"/>
          <w:noProof/>
          <w:lang w:val="en-US"/>
        </w:rPr>
      </w:pPr>
      <w:r w:rsidRPr="00D3493F">
        <w:rPr>
          <w:noProof/>
          <w:lang w:val="en-US"/>
        </w:rPr>
        <w:t xml:space="preserve">  </w:t>
      </w:r>
    </w:p>
    <w:p w:rsidR="00A11BB9" w:rsidRPr="00D3493F" w:rsidRDefault="00A11BB9">
      <w:pPr>
        <w:tabs>
          <w:tab w:val="center" w:pos="4800"/>
          <w:tab w:val="right" w:pos="9500"/>
        </w:tabs>
        <w:ind w:firstLine="720"/>
        <w:jc w:val="both"/>
        <w:rPr>
          <w:rFonts w:ascii="Times New Roman" w:hAnsi="Times New Roman" w:cs="Times New Roman"/>
          <w:noProof/>
          <w:lang w:val="en-US"/>
        </w:rPr>
      </w:pPr>
      <w:r w:rsidRPr="00D3493F">
        <w:rPr>
          <w:noProof/>
          <w:lang w:val="en-US"/>
        </w:rPr>
        <w:t xml:space="preserve">The software provides several levels of synthesis of the forecasts. When it is opened, it automatically loads the most recent forecasts, eliminating the need to manually open files. It first offers a quick overview of possible alerts by means of color codes on the lead time switcher (upper right in the GUI, see Figure 4.1), which synthesizes the worst case scenario, or in the alarms panel (on the left part of the </w:t>
      </w:r>
      <w:commentRangeStart w:id="205"/>
      <w:r w:rsidRPr="00D3493F">
        <w:rPr>
          <w:noProof/>
          <w:lang w:val="en-US"/>
        </w:rPr>
        <w:t>GUI</w:t>
      </w:r>
      <w:commentRangeEnd w:id="205"/>
      <w:r w:rsidR="00A010B5">
        <w:rPr>
          <w:rStyle w:val="Marquedecommentaire"/>
        </w:rPr>
        <w:commentReference w:id="205"/>
      </w:r>
      <w:r w:rsidRPr="00D3493F">
        <w:rPr>
          <w:noProof/>
          <w:lang w:val="en-US"/>
        </w:rPr>
        <w:t xml:space="preserve">). The alarms panel offers a synthesis of the higher forecasted values over the region, for the different AMs and the different lead times. By default, the colors are expressed relatively to 10-year return period values, for the </w:t>
      </w:r>
      <w:r>
        <w:rPr>
          <w:noProof/>
          <w:position w:val="-6"/>
        </w:rPr>
        <w:object w:dxaOrig="420" w:dyaOrig="320">
          <v:shape id="_x0000_i1062" type="#_x0000_t75" style="width:21.05pt;height:16.3pt" o:ole="">
            <v:imagedata r:id="rId88" o:title=""/>
          </v:shape>
          <o:OLEObject Type="Embed" ProgID="Equation.3" ShapeID="_x0000_i1062" DrawAspect="Content" ObjectID="_1511254145" r:id="rId89"/>
        </w:object>
      </w:r>
      <w:r w:rsidRPr="00D3493F">
        <w:rPr>
          <w:noProof/>
          <w:lang w:val="en-US"/>
        </w:rPr>
        <w:t xml:space="preserve"> percentile (can be changed in the preferences). This higher level of synthesis allows to quickly identify potential critical situations in the days ahead.</w:t>
      </w:r>
    </w:p>
    <w:p w:rsidR="00A11BB9" w:rsidRPr="00D3493F" w:rsidRDefault="00A11BB9">
      <w:pPr>
        <w:tabs>
          <w:tab w:val="center" w:pos="4800"/>
          <w:tab w:val="right" w:pos="9500"/>
        </w:tabs>
        <w:ind w:firstLine="720"/>
        <w:jc w:val="both"/>
        <w:rPr>
          <w:rFonts w:ascii="Times New Roman" w:hAnsi="Times New Roman" w:cs="Times New Roman"/>
          <w:noProof/>
          <w:lang w:val="en-US"/>
        </w:rPr>
      </w:pPr>
      <w:r w:rsidRPr="00D3493F">
        <w:rPr>
          <w:noProof/>
          <w:lang w:val="en-US"/>
        </w:rPr>
        <w:t>Then, the user can explore the forecasts more in details, starting from the map provided by the GUI (Figure 4.1). The map display the forecast of the selected parameterization (upper left) and the selected lead time (upper right). The displayed AM is by default a composite of the parameterization variants for the region, but the user can choose a specific parameterization for the whole region by opening the tree view and selecting a child element. We also allowed a display of all lead times on a single map by means of a symbolic representation on a circular band with a box for every lead time (Figure 5). The number of boxes is dynamically adjusted to the number of lead times. This representation offers a global spatiotemporal display for a chosen parameterization.</w:t>
      </w:r>
    </w:p>
    <w:p w:rsidR="00A11BB9" w:rsidRPr="00D3493F" w:rsidRDefault="00A11BB9">
      <w:pPr>
        <w:tabs>
          <w:tab w:val="center" w:pos="4800"/>
          <w:tab w:val="right" w:pos="9500"/>
        </w:tabs>
        <w:ind w:firstLine="720"/>
        <w:jc w:val="both"/>
        <w:rPr>
          <w:rFonts w:ascii="Times New Roman" w:hAnsi="Times New Roman" w:cs="Times New Roman"/>
          <w:noProof/>
          <w:lang w:val="en-US"/>
        </w:rPr>
      </w:pPr>
      <w:r w:rsidRPr="00D3493F">
        <w:rPr>
          <w:noProof/>
          <w:lang w:val="en-US"/>
        </w:rPr>
        <w:lastRenderedPageBreak/>
        <w:t>Color scales in the map are easily controlled by choosing the predictand ratio (raw value or ratio to different return periods) and the quantile of the distribution (on the left part of the GUI). Representation relatively to a return time better expresses the meaning of a certain precipitation amount for a given region, as climatology can be drastically different between two locations in a mountainous area, even if they are close to each other. All information relative to a rain gauge station (or catchments), such as its location, its name, or the values of different return periods, are stored in the forecast files, in order to be displayable for end users who do not have the predictand database.</w:t>
      </w:r>
    </w:p>
    <w:p w:rsidR="00A11BB9" w:rsidRPr="00D3493F" w:rsidRDefault="00A11BB9">
      <w:pPr>
        <w:tabs>
          <w:tab w:val="center" w:pos="4800"/>
          <w:tab w:val="right" w:pos="9500"/>
        </w:tabs>
        <w:ind w:firstLine="720"/>
        <w:jc w:val="both"/>
        <w:rPr>
          <w:rFonts w:ascii="Times New Roman" w:hAnsi="Times New Roman" w:cs="Times New Roman"/>
          <w:noProof/>
          <w:lang w:val="en-US"/>
        </w:rPr>
      </w:pPr>
    </w:p>
    <w:p w:rsidR="00A11BB9" w:rsidRPr="00D3493F" w:rsidRDefault="00A11BB9">
      <w:pPr>
        <w:tabs>
          <w:tab w:val="center" w:pos="4800"/>
          <w:tab w:val="right" w:pos="9500"/>
        </w:tabs>
        <w:ind w:firstLine="720"/>
        <w:jc w:val="both"/>
        <w:rPr>
          <w:rFonts w:ascii="Times New Roman" w:hAnsi="Times New Roman" w:cs="Times New Roman"/>
          <w:noProof/>
          <w:lang w:val="en-US"/>
        </w:rPr>
      </w:pPr>
      <w:r>
        <w:rPr>
          <w:noProof/>
          <w:lang w:val="fr-FR" w:eastAsia="fr-FR"/>
        </w:rPr>
        <w:drawing>
          <wp:inline distT="0" distB="0" distL="0" distR="0" wp14:anchorId="50FDA886" wp14:editId="2E37055B">
            <wp:extent cx="2981325" cy="18573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981325" cy="1857375"/>
                    </a:xfrm>
                    <a:prstGeom prst="rect">
                      <a:avLst/>
                    </a:prstGeom>
                    <a:noFill/>
                    <a:ln>
                      <a:noFill/>
                    </a:ln>
                  </pic:spPr>
                </pic:pic>
              </a:graphicData>
            </a:graphic>
          </wp:inline>
        </w:drawing>
      </w:r>
      <w:r w:rsidRPr="00D3493F">
        <w:rPr>
          <w:noProof/>
          <w:lang w:val="en-US"/>
        </w:rPr>
        <w:t xml:space="preserve"> </w:t>
      </w:r>
    </w:p>
    <w:p w:rsidR="00A11BB9" w:rsidRPr="00D3493F" w:rsidRDefault="00A11BB9">
      <w:pPr>
        <w:tabs>
          <w:tab w:val="center" w:pos="4800"/>
          <w:tab w:val="right" w:pos="9500"/>
        </w:tabs>
        <w:jc w:val="center"/>
        <w:rPr>
          <w:rFonts w:ascii="Times New Roman" w:hAnsi="Times New Roman" w:cs="Times New Roman"/>
          <w:noProof/>
          <w:lang w:val="en-US"/>
        </w:rPr>
      </w:pPr>
      <w:r w:rsidRPr="00D3493F">
        <w:rPr>
          <w:noProof/>
          <w:lang w:val="en-US"/>
        </w:rPr>
        <w:t>Figure  5: Visualization of multiple lead times on the map (Elevation data from the SRTM, and hydrological network from SwissTopo).</w:t>
      </w:r>
    </w:p>
    <w:p w:rsidR="00A11BB9" w:rsidRPr="00D3493F" w:rsidRDefault="00A11BB9">
      <w:pPr>
        <w:tabs>
          <w:tab w:val="center" w:pos="4800"/>
          <w:tab w:val="right" w:pos="9500"/>
        </w:tabs>
        <w:ind w:firstLine="720"/>
        <w:jc w:val="both"/>
        <w:rPr>
          <w:rFonts w:ascii="Times New Roman" w:hAnsi="Times New Roman" w:cs="Times New Roman"/>
          <w:noProof/>
          <w:lang w:val="en-US"/>
        </w:rPr>
      </w:pPr>
      <w:r w:rsidRPr="00D3493F">
        <w:rPr>
          <w:noProof/>
          <w:lang w:val="en-US"/>
        </w:rPr>
        <w:t xml:space="preserve">  </w:t>
      </w:r>
    </w:p>
    <w:p w:rsidR="00A11BB9" w:rsidRPr="00D3493F" w:rsidRDefault="00A11BB9">
      <w:pPr>
        <w:tabs>
          <w:tab w:val="center" w:pos="4800"/>
          <w:tab w:val="right" w:pos="9500"/>
        </w:tabs>
        <w:ind w:firstLine="720"/>
        <w:jc w:val="both"/>
        <w:rPr>
          <w:rFonts w:ascii="Times New Roman" w:hAnsi="Times New Roman" w:cs="Times New Roman"/>
          <w:noProof/>
          <w:lang w:val="en-US"/>
        </w:rPr>
      </w:pPr>
      <w:r w:rsidRPr="00D3493F">
        <w:rPr>
          <w:noProof/>
          <w:lang w:val="en-US"/>
        </w:rPr>
        <w:t>By clicking on a station (forecast points) on the map (or by selection in a dropdown list on the left), a new window appears with a plot of the forecasted time series (Figure 6). By default, the plot contains the usual 3 considered percentiles (90</w:t>
      </w:r>
      <w:r>
        <w:rPr>
          <w:noProof/>
          <w:position w:val="-4"/>
        </w:rPr>
        <w:object w:dxaOrig="180" w:dyaOrig="300">
          <v:shape id="_x0000_i1063" type="#_x0000_t75" style="width:8.85pt;height:14.95pt" o:ole="">
            <v:imagedata r:id="rId91" o:title=""/>
          </v:shape>
          <o:OLEObject Type="Embed" ProgID="Equation.3" ShapeID="_x0000_i1063" DrawAspect="Content" ObjectID="_1511254146" r:id="rId92"/>
        </w:object>
      </w:r>
      <w:r w:rsidRPr="00D3493F">
        <w:rPr>
          <w:noProof/>
          <w:lang w:val="en-US"/>
        </w:rPr>
        <w:t>, 60</w:t>
      </w:r>
      <w:r>
        <w:rPr>
          <w:noProof/>
          <w:position w:val="-4"/>
        </w:rPr>
        <w:object w:dxaOrig="180" w:dyaOrig="300">
          <v:shape id="_x0000_i1064" type="#_x0000_t75" style="width:8.85pt;height:14.95pt" o:ole="">
            <v:imagedata r:id="rId93" o:title=""/>
          </v:shape>
          <o:OLEObject Type="Embed" ProgID="Equation.3" ShapeID="_x0000_i1064" DrawAspect="Content" ObjectID="_1511254147" r:id="rId94"/>
        </w:object>
      </w:r>
      <w:r w:rsidRPr="00D3493F">
        <w:rPr>
          <w:noProof/>
          <w:lang w:val="en-US"/>
        </w:rPr>
        <w:t>, and 20</w:t>
      </w:r>
      <w:r>
        <w:rPr>
          <w:noProof/>
          <w:position w:val="-4"/>
        </w:rPr>
        <w:object w:dxaOrig="180" w:dyaOrig="300">
          <v:shape id="_x0000_i1065" type="#_x0000_t75" style="width:8.85pt;height:14.95pt" o:ole="">
            <v:imagedata r:id="rId95" o:title=""/>
          </v:shape>
          <o:OLEObject Type="Embed" ProgID="Equation.3" ShapeID="_x0000_i1065" DrawAspect="Content" ObjectID="_1511254148" r:id="rId96"/>
        </w:object>
      </w:r>
      <w:r w:rsidRPr="00D3493F">
        <w:rPr>
          <w:noProof/>
          <w:lang w:val="en-US"/>
        </w:rPr>
        <w:t>), along with the 10 best analogues with a color code from yellow (10</w:t>
      </w:r>
      <w:r>
        <w:rPr>
          <w:noProof/>
          <w:position w:val="-4"/>
        </w:rPr>
        <w:object w:dxaOrig="180" w:dyaOrig="300">
          <v:shape id="_x0000_i1066" type="#_x0000_t75" style="width:8.85pt;height:14.95pt" o:ole="">
            <v:imagedata r:id="rId97" o:title=""/>
          </v:shape>
          <o:OLEObject Type="Embed" ProgID="Equation.3" ShapeID="_x0000_i1066" DrawAspect="Content" ObjectID="_1511254149" r:id="rId98"/>
        </w:object>
      </w:r>
      <w:r w:rsidRPr="00D3493F">
        <w:rPr>
          <w:noProof/>
          <w:lang w:val="en-US"/>
        </w:rPr>
        <w:t>) to red (1</w:t>
      </w:r>
      <w:r>
        <w:rPr>
          <w:noProof/>
          <w:position w:val="-4"/>
        </w:rPr>
        <w:object w:dxaOrig="180" w:dyaOrig="300">
          <v:shape id="_x0000_i1067" type="#_x0000_t75" style="width:8.85pt;height:14.95pt" o:ole="">
            <v:imagedata r:id="rId99" o:title=""/>
          </v:shape>
          <o:OLEObject Type="Embed" ProgID="Equation.3" ShapeID="_x0000_i1067" DrawAspect="Content" ObjectID="_1511254150" r:id="rId100"/>
        </w:object>
      </w:r>
      <w:r w:rsidRPr="00D3493F">
        <w:rPr>
          <w:noProof/>
          <w:lang w:val="en-US"/>
        </w:rPr>
        <w:t>). The 10 year return period is also displayed in order to put the forecast in perspective. The user can choose to hide any data or to display supplementary information (all analogues, all 10</w:t>
      </w:r>
      <w:r>
        <w:rPr>
          <w:noProof/>
          <w:position w:val="-4"/>
        </w:rPr>
        <w:object w:dxaOrig="180" w:dyaOrig="300">
          <v:shape id="_x0000_i1068" type="#_x0000_t75" style="width:8.85pt;height:14.95pt" o:ole="">
            <v:imagedata r:id="rId101" o:title=""/>
          </v:shape>
          <o:OLEObject Type="Embed" ProgID="Equation.3" ShapeID="_x0000_i1068" DrawAspect="Content" ObjectID="_1511254151" r:id="rId102"/>
        </w:object>
      </w:r>
      <w:r w:rsidRPr="00D3493F">
        <w:rPr>
          <w:noProof/>
          <w:lang w:val="en-US"/>
        </w:rPr>
        <w:t xml:space="preserve"> percentiles, or all return periods) in the left panel. Traces of </w:t>
      </w:r>
      <w:del w:id="206" w:author="obled" w:date="2015-12-08T10:07:00Z">
        <w:r w:rsidRPr="00D3493F" w:rsidDel="00A010B5">
          <w:rPr>
            <w:noProof/>
            <w:lang w:val="en-US"/>
          </w:rPr>
          <w:delText xml:space="preserve">old </w:delText>
        </w:r>
      </w:del>
      <w:ins w:id="207" w:author="obled" w:date="2015-12-08T10:07:00Z">
        <w:r w:rsidR="00A010B5">
          <w:rPr>
            <w:noProof/>
            <w:lang w:val="en-US"/>
          </w:rPr>
          <w:t>previous days</w:t>
        </w:r>
        <w:r w:rsidR="00A010B5" w:rsidRPr="00D3493F">
          <w:rPr>
            <w:noProof/>
            <w:lang w:val="en-US"/>
          </w:rPr>
          <w:t xml:space="preserve"> </w:t>
        </w:r>
      </w:ins>
      <w:r w:rsidRPr="00D3493F">
        <w:rPr>
          <w:noProof/>
          <w:lang w:val="en-US"/>
        </w:rPr>
        <w:t>forecasts are also automatically loaded and displayed in order to inform on the stability of the forecasts.</w:t>
      </w:r>
    </w:p>
    <w:p w:rsidR="00A11BB9" w:rsidRPr="00D3493F" w:rsidRDefault="00A11BB9">
      <w:pPr>
        <w:tabs>
          <w:tab w:val="center" w:pos="4800"/>
          <w:tab w:val="right" w:pos="9500"/>
        </w:tabs>
        <w:ind w:firstLine="720"/>
        <w:jc w:val="both"/>
        <w:rPr>
          <w:rFonts w:ascii="Times New Roman" w:hAnsi="Times New Roman" w:cs="Times New Roman"/>
          <w:noProof/>
          <w:lang w:val="en-US"/>
        </w:rPr>
      </w:pPr>
    </w:p>
    <w:p w:rsidR="00A11BB9" w:rsidRPr="00D3493F" w:rsidRDefault="00A11BB9">
      <w:pPr>
        <w:tabs>
          <w:tab w:val="center" w:pos="4800"/>
          <w:tab w:val="right" w:pos="9500"/>
        </w:tabs>
        <w:ind w:firstLine="720"/>
        <w:jc w:val="both"/>
        <w:rPr>
          <w:rFonts w:ascii="Times New Roman" w:hAnsi="Times New Roman" w:cs="Times New Roman"/>
          <w:noProof/>
          <w:lang w:val="en-US"/>
        </w:rPr>
      </w:pPr>
      <w:r>
        <w:rPr>
          <w:noProof/>
          <w:lang w:val="fr-FR" w:eastAsia="fr-FR"/>
        </w:rPr>
        <w:drawing>
          <wp:inline distT="0" distB="0" distL="0" distR="0" wp14:anchorId="0FD54463" wp14:editId="03AD32A8">
            <wp:extent cx="2962275" cy="17335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962275" cy="1733550"/>
                    </a:xfrm>
                    <a:prstGeom prst="rect">
                      <a:avLst/>
                    </a:prstGeom>
                    <a:noFill/>
                    <a:ln>
                      <a:noFill/>
                    </a:ln>
                  </pic:spPr>
                </pic:pic>
              </a:graphicData>
            </a:graphic>
          </wp:inline>
        </w:drawing>
      </w:r>
      <w:r w:rsidRPr="00D3493F">
        <w:rPr>
          <w:noProof/>
          <w:lang w:val="en-US"/>
        </w:rPr>
        <w:t xml:space="preserve"> </w:t>
      </w:r>
    </w:p>
    <w:p w:rsidR="00A11BB9" w:rsidRPr="00D3493F" w:rsidRDefault="00A11BB9">
      <w:pPr>
        <w:tabs>
          <w:tab w:val="center" w:pos="4800"/>
          <w:tab w:val="right" w:pos="9500"/>
        </w:tabs>
        <w:jc w:val="center"/>
        <w:rPr>
          <w:rFonts w:ascii="Times New Roman" w:hAnsi="Times New Roman" w:cs="Times New Roman"/>
          <w:noProof/>
          <w:lang w:val="en-US"/>
        </w:rPr>
      </w:pPr>
      <w:r w:rsidRPr="00D3493F">
        <w:rPr>
          <w:noProof/>
          <w:lang w:val="en-US"/>
        </w:rPr>
        <w:t>Figure  6: Visualization of the forecasted time series.</w:t>
      </w:r>
    </w:p>
    <w:p w:rsidR="00A11BB9" w:rsidRPr="00D3493F" w:rsidRDefault="00A11BB9">
      <w:pPr>
        <w:tabs>
          <w:tab w:val="center" w:pos="4800"/>
          <w:tab w:val="right" w:pos="9500"/>
        </w:tabs>
        <w:ind w:firstLine="720"/>
        <w:jc w:val="both"/>
        <w:rPr>
          <w:rFonts w:ascii="Times New Roman" w:hAnsi="Times New Roman" w:cs="Times New Roman"/>
          <w:noProof/>
          <w:lang w:val="en-US"/>
        </w:rPr>
      </w:pPr>
      <w:r w:rsidRPr="00D3493F">
        <w:rPr>
          <w:noProof/>
          <w:lang w:val="en-US"/>
        </w:rPr>
        <w:t xml:space="preserve">  </w:t>
      </w:r>
    </w:p>
    <w:p w:rsidR="00A11BB9" w:rsidRPr="00D3493F" w:rsidRDefault="00A11BB9">
      <w:pPr>
        <w:tabs>
          <w:tab w:val="center" w:pos="4800"/>
          <w:tab w:val="right" w:pos="9500"/>
        </w:tabs>
        <w:ind w:firstLine="720"/>
        <w:jc w:val="both"/>
        <w:rPr>
          <w:rFonts w:ascii="Times New Roman" w:hAnsi="Times New Roman" w:cs="Times New Roman"/>
          <w:noProof/>
          <w:lang w:val="en-US"/>
        </w:rPr>
      </w:pPr>
    </w:p>
    <w:p w:rsidR="00A11BB9" w:rsidRPr="00D3493F" w:rsidRDefault="00A11BB9">
      <w:pPr>
        <w:tabs>
          <w:tab w:val="center" w:pos="4800"/>
          <w:tab w:val="right" w:pos="9500"/>
        </w:tabs>
        <w:ind w:firstLine="720"/>
        <w:jc w:val="both"/>
        <w:rPr>
          <w:rFonts w:ascii="Times New Roman" w:hAnsi="Times New Roman" w:cs="Times New Roman"/>
          <w:noProof/>
          <w:lang w:val="en-US"/>
        </w:rPr>
      </w:pPr>
      <w:r>
        <w:rPr>
          <w:noProof/>
          <w:lang w:val="fr-FR" w:eastAsia="fr-FR"/>
        </w:rPr>
        <w:lastRenderedPageBreak/>
        <w:drawing>
          <wp:inline distT="0" distB="0" distL="0" distR="0" wp14:anchorId="267CFC59" wp14:editId="23E9A758">
            <wp:extent cx="2895600" cy="183832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895600" cy="1838325"/>
                    </a:xfrm>
                    <a:prstGeom prst="rect">
                      <a:avLst/>
                    </a:prstGeom>
                    <a:noFill/>
                    <a:ln>
                      <a:noFill/>
                    </a:ln>
                  </pic:spPr>
                </pic:pic>
              </a:graphicData>
            </a:graphic>
          </wp:inline>
        </w:drawing>
      </w:r>
      <w:r w:rsidRPr="00D3493F">
        <w:rPr>
          <w:noProof/>
          <w:lang w:val="en-US"/>
        </w:rPr>
        <w:t xml:space="preserve"> </w:t>
      </w:r>
    </w:p>
    <w:p w:rsidR="00A11BB9" w:rsidRPr="00D3493F" w:rsidRDefault="00A11BB9">
      <w:pPr>
        <w:tabs>
          <w:tab w:val="center" w:pos="4800"/>
          <w:tab w:val="right" w:pos="9500"/>
        </w:tabs>
        <w:jc w:val="center"/>
        <w:rPr>
          <w:rFonts w:ascii="Times New Roman" w:hAnsi="Times New Roman" w:cs="Times New Roman"/>
          <w:noProof/>
          <w:lang w:val="en-US"/>
        </w:rPr>
      </w:pPr>
      <w:r w:rsidRPr="00D3493F">
        <w:rPr>
          <w:noProof/>
          <w:lang w:val="en-US"/>
        </w:rPr>
        <w:t>Figure  7: Visualization of the forecasted precipitation distribution for a given lead time.</w:t>
      </w:r>
    </w:p>
    <w:p w:rsidR="00A11BB9" w:rsidRPr="00D3493F" w:rsidRDefault="00A11BB9">
      <w:pPr>
        <w:tabs>
          <w:tab w:val="center" w:pos="4800"/>
          <w:tab w:val="right" w:pos="9500"/>
        </w:tabs>
        <w:ind w:firstLine="720"/>
        <w:jc w:val="both"/>
        <w:rPr>
          <w:rFonts w:ascii="Times New Roman" w:hAnsi="Times New Roman" w:cs="Times New Roman"/>
          <w:noProof/>
          <w:lang w:val="en-US"/>
        </w:rPr>
      </w:pPr>
      <w:r w:rsidRPr="00D3493F">
        <w:rPr>
          <w:noProof/>
          <w:lang w:val="en-US"/>
        </w:rPr>
        <w:t xml:space="preserve">  </w:t>
      </w:r>
    </w:p>
    <w:p w:rsidR="00A11BB9" w:rsidRPr="00D3493F" w:rsidRDefault="00A11BB9">
      <w:pPr>
        <w:tabs>
          <w:tab w:val="center" w:pos="4800"/>
          <w:tab w:val="right" w:pos="9500"/>
        </w:tabs>
        <w:ind w:firstLine="720"/>
        <w:jc w:val="both"/>
        <w:rPr>
          <w:rFonts w:ascii="Times New Roman" w:hAnsi="Times New Roman" w:cs="Times New Roman"/>
          <w:noProof/>
          <w:lang w:val="en-US"/>
        </w:rPr>
      </w:pPr>
      <w:r w:rsidRPr="00D3493F">
        <w:rPr>
          <w:noProof/>
          <w:lang w:val="en-US"/>
        </w:rPr>
        <w:t>The user can even go into further details and display the predictand cumulative distribution for a given lead time (Figure 7). This is useful when working on extreme precipitation, as comparing the distribution of all analogues versus the 10 best analogues provides information in order to interpret the forecast (trend to under/overestimation). Distribution of the analogy criteria (not shown) can also be displayed in order to identify eventual discontinuities in the criteria values.</w:t>
      </w:r>
    </w:p>
    <w:p w:rsidR="00A11BB9" w:rsidRPr="00D3493F" w:rsidRDefault="00A11BB9">
      <w:pPr>
        <w:tabs>
          <w:tab w:val="center" w:pos="4800"/>
          <w:tab w:val="right" w:pos="9500"/>
        </w:tabs>
        <w:ind w:firstLine="720"/>
        <w:jc w:val="both"/>
        <w:rPr>
          <w:rFonts w:ascii="Times New Roman" w:hAnsi="Times New Roman" w:cs="Times New Roman"/>
          <w:noProof/>
          <w:lang w:val="en-US"/>
        </w:rPr>
      </w:pPr>
      <w:r w:rsidRPr="00D3493F">
        <w:rPr>
          <w:noProof/>
          <w:lang w:val="en-US"/>
        </w:rPr>
        <w:t>Finally, one can see the details of the analogue dates, along with the predictand and the criteria values in an interactive spreadsheet (not shown).</w:t>
      </w:r>
    </w:p>
    <w:p w:rsidR="00A11BB9" w:rsidRPr="00D3493F" w:rsidRDefault="00A11BB9">
      <w:pPr>
        <w:tabs>
          <w:tab w:val="center" w:pos="4800"/>
          <w:tab w:val="right" w:pos="9500"/>
        </w:tabs>
        <w:ind w:firstLine="720"/>
        <w:jc w:val="both"/>
        <w:rPr>
          <w:rFonts w:ascii="Times New Roman" w:hAnsi="Times New Roman" w:cs="Times New Roman"/>
          <w:noProof/>
          <w:lang w:val="en-US"/>
        </w:rPr>
      </w:pPr>
      <w:r w:rsidRPr="00D3493F">
        <w:rPr>
          <w:noProof/>
          <w:lang w:val="en-US"/>
        </w:rPr>
        <w:t>AtmoSwing Viewer relies on workspaces to specify the path to the forecast directories and the GIS layers. Many GIS formats are supported thanks to the GDAL and VroomGIS libraries. One can have as many layers as desired, and can control their display properties. It is thus easy to switch from a forecast for a region to another by opening a workspace file (XML format).</w:t>
      </w:r>
    </w:p>
    <w:p w:rsidR="00A11BB9" w:rsidRPr="00D3493F" w:rsidRDefault="00A11BB9">
      <w:pPr>
        <w:tabs>
          <w:tab w:val="center" w:pos="4800"/>
          <w:tab w:val="right" w:pos="9500"/>
        </w:tabs>
        <w:ind w:firstLine="720"/>
        <w:jc w:val="both"/>
        <w:rPr>
          <w:rFonts w:ascii="Times New Roman" w:hAnsi="Times New Roman" w:cs="Times New Roman"/>
          <w:noProof/>
          <w:lang w:val="en-US"/>
        </w:rPr>
      </w:pPr>
    </w:p>
    <w:p w:rsidR="00A11BB9" w:rsidRPr="00D3493F" w:rsidRDefault="00A11BB9">
      <w:pPr>
        <w:pStyle w:val="Titre3"/>
        <w:tabs>
          <w:tab w:val="center" w:pos="4800"/>
          <w:tab w:val="right" w:pos="9500"/>
        </w:tabs>
        <w:rPr>
          <w:lang w:val="en-US"/>
        </w:rPr>
      </w:pPr>
      <w:r w:rsidRPr="00D3493F">
        <w:rPr>
          <w:lang w:val="en-US"/>
        </w:rPr>
        <w:t xml:space="preserve">4.2  </w:t>
      </w:r>
      <w:bookmarkStart w:id="208" w:name="GrindEQpgref5665609214"/>
      <w:bookmarkEnd w:id="208"/>
      <w:r w:rsidRPr="00D3493F">
        <w:rPr>
          <w:lang w:val="en-US"/>
        </w:rPr>
        <w:t>Interpreting a precipitation forecast</w:t>
      </w:r>
    </w:p>
    <w:p w:rsidR="00A11BB9" w:rsidRPr="00D3493F" w:rsidRDefault="00A11BB9">
      <w:pPr>
        <w:tabs>
          <w:tab w:val="center" w:pos="4800"/>
          <w:tab w:val="right" w:pos="9500"/>
        </w:tabs>
        <w:ind w:firstLine="720"/>
        <w:jc w:val="both"/>
        <w:rPr>
          <w:rFonts w:ascii="Times New Roman" w:hAnsi="Times New Roman" w:cs="Times New Roman"/>
          <w:noProof/>
          <w:lang w:val="en-US"/>
        </w:rPr>
      </w:pPr>
    </w:p>
    <w:p w:rsidR="00A11BB9" w:rsidRDefault="00A11BB9">
      <w:pPr>
        <w:tabs>
          <w:tab w:val="center" w:pos="4800"/>
          <w:tab w:val="right" w:pos="9500"/>
        </w:tabs>
        <w:ind w:firstLine="720"/>
        <w:jc w:val="both"/>
        <w:rPr>
          <w:ins w:id="209" w:author="obled" w:date="2015-12-08T10:08:00Z"/>
          <w:noProof/>
          <w:lang w:val="en-US"/>
        </w:rPr>
      </w:pPr>
      <w:r w:rsidRPr="00D3493F">
        <w:rPr>
          <w:noProof/>
          <w:lang w:val="en-US"/>
        </w:rPr>
        <w:t>[Djerboua(2001)] applied the AM developed by [Guilbaud(1997)] in operational forecasting as part of the MAP project [?, Alpine Programme, see]]Binder1996 during the special observation period [Bougeault et~al.(2001)Bougeault, Binder, Buzzi, Dirks, Houze, Kuettner, Smith, Steinacker, and Volkert]. He noted that the 60</w:t>
      </w:r>
      <w:r>
        <w:rPr>
          <w:noProof/>
          <w:position w:val="-4"/>
        </w:rPr>
        <w:object w:dxaOrig="180" w:dyaOrig="300">
          <v:shape id="_x0000_i1069" type="#_x0000_t75" style="width:8.85pt;height:14.95pt" o:ole="">
            <v:imagedata r:id="rId105" o:title=""/>
          </v:shape>
          <o:OLEObject Type="Embed" ProgID="Equation.3" ShapeID="_x0000_i1069" DrawAspect="Content" ObjectID="_1511254152" r:id="rId106"/>
        </w:object>
      </w:r>
      <w:r w:rsidRPr="00D3493F">
        <w:rPr>
          <w:noProof/>
          <w:lang w:val="en-US"/>
        </w:rPr>
        <w:t xml:space="preserve"> percentile was better to forecast precipitation amounts for common situations, but for strong to extreme events, the 90</w:t>
      </w:r>
      <w:r>
        <w:rPr>
          <w:noProof/>
          <w:position w:val="-4"/>
        </w:rPr>
        <w:object w:dxaOrig="180" w:dyaOrig="300">
          <v:shape id="_x0000_i1070" type="#_x0000_t75" style="width:8.85pt;height:14.95pt" o:ole="">
            <v:imagedata r:id="rId107" o:title=""/>
          </v:shape>
          <o:OLEObject Type="Embed" ProgID="Equation.3" ShapeID="_x0000_i1070" DrawAspect="Content" ObjectID="_1511254153" r:id="rId108"/>
        </w:object>
      </w:r>
      <w:r w:rsidRPr="00D3493F">
        <w:rPr>
          <w:noProof/>
          <w:lang w:val="en-US"/>
        </w:rPr>
        <w:t xml:space="preserve"> percentile turned out to be a better indicator. It is therefore necessary to pay particular attention to the 90</w:t>
      </w:r>
      <w:r>
        <w:rPr>
          <w:noProof/>
          <w:position w:val="-4"/>
        </w:rPr>
        <w:object w:dxaOrig="180" w:dyaOrig="300">
          <v:shape id="_x0000_i1071" type="#_x0000_t75" style="width:8.85pt;height:14.95pt" o:ole="">
            <v:imagedata r:id="rId109" o:title=""/>
          </v:shape>
          <o:OLEObject Type="Embed" ProgID="Equation.3" ShapeID="_x0000_i1071" DrawAspect="Content" ObjectID="_1511254154" r:id="rId110"/>
        </w:object>
      </w:r>
      <w:r w:rsidRPr="00D3493F">
        <w:rPr>
          <w:noProof/>
          <w:lang w:val="en-US"/>
        </w:rPr>
        <w:t xml:space="preserve"> percentile which, when reaching high values, may be indicative of a situation related to extreme precipitations, due the presence of several analogue dates with significant observed precipitations amounts in the distribution [Djerboua(2001)]. [Bontron(2004)] made the same observation: he found the 60</w:t>
      </w:r>
      <w:r>
        <w:rPr>
          <w:noProof/>
          <w:position w:val="-4"/>
        </w:rPr>
        <w:object w:dxaOrig="180" w:dyaOrig="300">
          <v:shape id="_x0000_i1072" type="#_x0000_t75" style="width:8.85pt;height:14.95pt" o:ole="">
            <v:imagedata r:id="rId111" o:title=""/>
          </v:shape>
          <o:OLEObject Type="Embed" ProgID="Equation.3" ShapeID="_x0000_i1072" DrawAspect="Content" ObjectID="_1511254155" r:id="rId112"/>
        </w:object>
      </w:r>
      <w:r w:rsidRPr="00D3493F">
        <w:rPr>
          <w:noProof/>
          <w:lang w:val="en-US"/>
        </w:rPr>
        <w:t xml:space="preserve"> percentile to be best for occurrence forecasting, but the 90</w:t>
      </w:r>
      <w:r>
        <w:rPr>
          <w:noProof/>
          <w:position w:val="-4"/>
        </w:rPr>
        <w:object w:dxaOrig="180" w:dyaOrig="300">
          <v:shape id="_x0000_i1073" type="#_x0000_t75" style="width:8.85pt;height:14.95pt" o:ole="">
            <v:imagedata r:id="rId113" o:title=""/>
          </v:shape>
          <o:OLEObject Type="Embed" ProgID="Equation.3" ShapeID="_x0000_i1073" DrawAspect="Content" ObjectID="_1511254156" r:id="rId114"/>
        </w:object>
      </w:r>
      <w:r w:rsidRPr="00D3493F">
        <w:rPr>
          <w:noProof/>
          <w:lang w:val="en-US"/>
        </w:rPr>
        <w:t xml:space="preserve"> percentile to be the most informative in order to forecast medium to high precipitation amounts (</w:t>
      </w:r>
      <w:r>
        <w:rPr>
          <w:noProof/>
          <w:position w:val="-6"/>
        </w:rPr>
        <w:object w:dxaOrig="1160" w:dyaOrig="279">
          <v:shape id="_x0000_i1074" type="#_x0000_t75" style="width:57.75pt;height:14.25pt" o:ole="">
            <v:imagedata r:id="rId115" o:title=""/>
          </v:shape>
          <o:OLEObject Type="Embed" ProgID="Equation.3" ShapeID="_x0000_i1074" DrawAspect="Content" ObjectID="_1511254157" r:id="rId116"/>
        </w:object>
      </w:r>
      <w:r w:rsidRPr="00D3493F">
        <w:rPr>
          <w:noProof/>
          <w:lang w:val="en-US"/>
        </w:rPr>
        <w:t>, one tenth of the 10-year return period value). In this regard, operators should pay particular attention to the distribution of the best analogues. If, for example, it is shifted to higher values, there is a risk of under-estimating the event when considering the middle of the full distribution.</w:t>
      </w:r>
    </w:p>
    <w:p w:rsidR="00A010B5" w:rsidRPr="00D3493F" w:rsidRDefault="00A010B5">
      <w:pPr>
        <w:tabs>
          <w:tab w:val="center" w:pos="4800"/>
          <w:tab w:val="right" w:pos="9500"/>
        </w:tabs>
        <w:ind w:firstLine="720"/>
        <w:jc w:val="both"/>
        <w:rPr>
          <w:rFonts w:ascii="Times New Roman" w:hAnsi="Times New Roman" w:cs="Times New Roman"/>
          <w:noProof/>
          <w:lang w:val="en-US"/>
        </w:rPr>
      </w:pPr>
      <w:ins w:id="210" w:author="obled" w:date="2015-12-08T10:08:00Z">
        <w:r>
          <w:rPr>
            <w:noProof/>
            <w:lang w:val="en-US"/>
          </w:rPr>
          <w:t>Obvously, if the target situation has its best analogues with</w:t>
        </w:r>
      </w:ins>
      <w:ins w:id="211" w:author="obled" w:date="2015-12-08T10:09:00Z">
        <w:r w:rsidR="001E58FD">
          <w:rPr>
            <w:noProof/>
            <w:lang w:val="en-US"/>
          </w:rPr>
          <w:t xml:space="preserve"> </w:t>
        </w:r>
      </w:ins>
      <w:ins w:id="212" w:author="obled" w:date="2015-12-08T10:08:00Z">
        <w:r>
          <w:rPr>
            <w:noProof/>
            <w:lang w:val="en-US"/>
          </w:rPr>
          <w:t xml:space="preserve">high precipitations, then this </w:t>
        </w:r>
        <w:r>
          <w:rPr>
            <w:noProof/>
            <w:lang w:val="en-US"/>
          </w:rPr>
          <w:lastRenderedPageBreak/>
          <w:t>situation is likely</w:t>
        </w:r>
      </w:ins>
      <w:ins w:id="213" w:author="obled" w:date="2015-12-08T10:09:00Z">
        <w:r>
          <w:rPr>
            <w:noProof/>
            <w:lang w:val="en-US"/>
          </w:rPr>
          <w:t xml:space="preserve"> to rare</w:t>
        </w:r>
      </w:ins>
      <w:ins w:id="214" w:author="obled" w:date="2015-12-08T10:10:00Z">
        <w:r w:rsidR="001E58FD">
          <w:rPr>
            <w:noProof/>
            <w:lang w:val="en-US"/>
          </w:rPr>
          <w:t xml:space="preserve">. So when collecting a fixed number </w:t>
        </w:r>
      </w:ins>
      <w:ins w:id="215" w:author="obled" w:date="2015-12-08T10:11:00Z">
        <w:r w:rsidR="001E58FD">
          <w:rPr>
            <w:noProof/>
            <w:lang w:val="en-US"/>
          </w:rPr>
          <w:t xml:space="preserve">N1 </w:t>
        </w:r>
      </w:ins>
      <w:ins w:id="216" w:author="obled" w:date="2015-12-08T10:10:00Z">
        <w:r w:rsidR="001E58FD">
          <w:rPr>
            <w:noProof/>
            <w:lang w:val="en-US"/>
          </w:rPr>
          <w:t>of analogue</w:t>
        </w:r>
      </w:ins>
      <w:ins w:id="217" w:author="obled" w:date="2015-12-08T10:11:00Z">
        <w:r w:rsidR="001E58FD">
          <w:rPr>
            <w:noProof/>
            <w:lang w:val="en-US"/>
          </w:rPr>
          <w:t xml:space="preserve"> situation</w:t>
        </w:r>
      </w:ins>
      <w:ins w:id="218" w:author="obled" w:date="2015-12-08T10:10:00Z">
        <w:r w:rsidR="001E58FD">
          <w:rPr>
            <w:noProof/>
            <w:lang w:val="en-US"/>
          </w:rPr>
          <w:t>s</w:t>
        </w:r>
      </w:ins>
      <w:ins w:id="219" w:author="obled" w:date="2015-12-08T10:11:00Z">
        <w:r w:rsidR="001E58FD">
          <w:rPr>
            <w:noProof/>
            <w:lang w:val="en-US"/>
          </w:rPr>
          <w:t>, the worst ones are likely</w:t>
        </w:r>
      </w:ins>
      <w:ins w:id="220" w:author="obled" w:date="2015-12-08T10:12:00Z">
        <w:r w:rsidR="001E58FD">
          <w:rPr>
            <w:noProof/>
            <w:lang w:val="en-US"/>
          </w:rPr>
          <w:t xml:space="preserve"> to be more common and will contribute</w:t>
        </w:r>
      </w:ins>
      <w:ins w:id="221" w:author="obled" w:date="2015-12-08T10:13:00Z">
        <w:r w:rsidR="001E58FD">
          <w:rPr>
            <w:noProof/>
            <w:lang w:val="en-US"/>
          </w:rPr>
          <w:t xml:space="preserve"> </w:t>
        </w:r>
      </w:ins>
      <w:ins w:id="222" w:author="obled" w:date="2015-12-08T10:12:00Z">
        <w:r w:rsidR="001E58FD">
          <w:rPr>
            <w:noProof/>
            <w:lang w:val="en-US"/>
          </w:rPr>
          <w:t>to lower the resulting precipitation distribution</w:t>
        </w:r>
      </w:ins>
      <w:ins w:id="223" w:author="obled" w:date="2015-12-08T10:13:00Z">
        <w:r w:rsidR="001E58FD">
          <w:rPr>
            <w:noProof/>
            <w:lang w:val="en-US"/>
          </w:rPr>
          <w:t>, therefore a trend towards underestimation</w:t>
        </w:r>
      </w:ins>
    </w:p>
    <w:p w:rsidR="00A11BB9" w:rsidRPr="00D3493F" w:rsidRDefault="00A11BB9">
      <w:pPr>
        <w:tabs>
          <w:tab w:val="center" w:pos="4800"/>
          <w:tab w:val="right" w:pos="9500"/>
        </w:tabs>
        <w:ind w:firstLine="720"/>
        <w:jc w:val="both"/>
        <w:rPr>
          <w:rFonts w:ascii="Times New Roman" w:hAnsi="Times New Roman" w:cs="Times New Roman"/>
          <w:noProof/>
          <w:lang w:val="en-US"/>
        </w:rPr>
      </w:pPr>
      <w:r w:rsidRPr="00D3493F">
        <w:rPr>
          <w:noProof/>
          <w:lang w:val="en-US"/>
        </w:rPr>
        <w:t>[Marty(2010)] applied several validation scores to the quantiles of the AM distribution in operational forecasting. He concluded that the detection of the precipitation occurrence was better predicted by median quantiles (50-70 %), with an optimum to 60 %. However, once again, for significant rainfall, the 90</w:t>
      </w:r>
      <w:r>
        <w:rPr>
          <w:noProof/>
          <w:position w:val="-4"/>
        </w:rPr>
        <w:object w:dxaOrig="180" w:dyaOrig="300">
          <v:shape id="_x0000_i1075" type="#_x0000_t75" style="width:8.85pt;height:14.95pt" o:ole="">
            <v:imagedata r:id="rId117" o:title=""/>
          </v:shape>
          <o:OLEObject Type="Embed" ProgID="Equation.3" ShapeID="_x0000_i1075" DrawAspect="Content" ObjectID="_1511254158" r:id="rId118"/>
        </w:object>
      </w:r>
      <w:r w:rsidRPr="00D3493F">
        <w:rPr>
          <w:noProof/>
          <w:lang w:val="en-US"/>
        </w:rPr>
        <w:t xml:space="preserve"> percentile gave the best performance. Comparing the results from the AM to an ensemble forecast, [Marty(2010)] found the AM to be better than the considered ensembles, particularly for strong precipitation. The gain of the AM comes from a greater accuracy for a poorer sharpness, when the ensemble forecasts are very sharp, but lack a bit of accuracy.</w:t>
      </w:r>
    </w:p>
    <w:p w:rsidR="00A11BB9" w:rsidRPr="00D3493F" w:rsidRDefault="00A11BB9">
      <w:pPr>
        <w:tabs>
          <w:tab w:val="center" w:pos="4800"/>
          <w:tab w:val="right" w:pos="9500"/>
        </w:tabs>
        <w:ind w:firstLine="720"/>
        <w:jc w:val="both"/>
        <w:rPr>
          <w:rFonts w:ascii="Times New Roman" w:hAnsi="Times New Roman" w:cs="Times New Roman"/>
          <w:noProof/>
          <w:lang w:val="en-US"/>
        </w:rPr>
      </w:pPr>
      <w:r w:rsidRPr="00D3493F">
        <w:rPr>
          <w:noProof/>
          <w:lang w:val="en-US"/>
        </w:rPr>
        <w:t>When comparing the performance of Meteo France numerical models along with the AM, [Djerboua(</w:t>
      </w:r>
      <w:commentRangeStart w:id="224"/>
      <w:r w:rsidRPr="00D3493F">
        <w:rPr>
          <w:noProof/>
          <w:lang w:val="en-US"/>
        </w:rPr>
        <w:t>2001</w:t>
      </w:r>
      <w:commentRangeEnd w:id="224"/>
      <w:r w:rsidR="001F3630">
        <w:rPr>
          <w:rStyle w:val="Marquedecommentaire"/>
        </w:rPr>
        <w:commentReference w:id="224"/>
      </w:r>
      <w:r w:rsidRPr="00D3493F">
        <w:rPr>
          <w:noProof/>
          <w:lang w:val="en-US"/>
        </w:rPr>
        <w:t xml:space="preserve">)] concluded that the numerical models </w:t>
      </w:r>
      <w:del w:id="225" w:author="obled" w:date="2015-12-08T10:27:00Z">
        <w:r w:rsidRPr="00D3493F" w:rsidDel="008E14E9">
          <w:rPr>
            <w:noProof/>
            <w:lang w:val="en-US"/>
          </w:rPr>
          <w:delText xml:space="preserve">are </w:delText>
        </w:r>
      </w:del>
      <w:ins w:id="226" w:author="obled" w:date="2015-12-08T10:27:00Z">
        <w:r w:rsidR="008E14E9">
          <w:rPr>
            <w:noProof/>
            <w:lang w:val="en-US"/>
          </w:rPr>
          <w:t>were at that time</w:t>
        </w:r>
        <w:r w:rsidR="008E14E9" w:rsidRPr="00D3493F">
          <w:rPr>
            <w:noProof/>
            <w:lang w:val="en-US"/>
          </w:rPr>
          <w:t xml:space="preserve"> </w:t>
        </w:r>
      </w:ins>
      <w:r w:rsidRPr="00D3493F">
        <w:rPr>
          <w:noProof/>
          <w:lang w:val="en-US"/>
        </w:rPr>
        <w:t xml:space="preserve">better at predicting the </w:t>
      </w:r>
      <w:ins w:id="227" w:author="obled" w:date="2015-12-08T10:28:00Z">
        <w:r w:rsidR="008E14E9">
          <w:rPr>
            <w:noProof/>
            <w:lang w:val="en-US"/>
          </w:rPr>
          <w:t xml:space="preserve">precipitation of the </w:t>
        </w:r>
      </w:ins>
      <w:r w:rsidRPr="00D3493F">
        <w:rPr>
          <w:noProof/>
          <w:lang w:val="en-US"/>
        </w:rPr>
        <w:t>current day, but the AM becomes more competitive for the following lead times. It is indeed very interesting in early warning approaches, as it is able to identify a potentially critical situation one week ahead.</w:t>
      </w:r>
    </w:p>
    <w:p w:rsidR="00A11BB9" w:rsidRPr="00D3493F" w:rsidRDefault="00A11BB9">
      <w:pPr>
        <w:tabs>
          <w:tab w:val="center" w:pos="4800"/>
          <w:tab w:val="right" w:pos="9500"/>
        </w:tabs>
        <w:ind w:firstLine="720"/>
        <w:jc w:val="both"/>
        <w:rPr>
          <w:rFonts w:ascii="Times New Roman" w:hAnsi="Times New Roman" w:cs="Times New Roman"/>
          <w:noProof/>
          <w:lang w:val="en-US"/>
        </w:rPr>
      </w:pPr>
      <w:r w:rsidRPr="00D3493F">
        <w:rPr>
          <w:noProof/>
          <w:lang w:val="en-US"/>
        </w:rPr>
        <w:t xml:space="preserve">All AMs rely on atmospheric circulation information, while some add subsequent levels of analogy on moisture or other thermodynamic predictors (see section 1.5). However, these subsequent predictors were found to be relevant only on the first 3 days, and not much further, due to higher uncertainties in their forecast. This was found to be the case </w:t>
      </w:r>
      <w:del w:id="228" w:author="obled" w:date="2015-12-08T10:28:00Z">
        <w:r w:rsidRPr="00D3493F" w:rsidDel="008E14E9">
          <w:rPr>
            <w:noProof/>
            <w:lang w:val="en-US"/>
          </w:rPr>
          <w:delText xml:space="preserve">of </w:delText>
        </w:r>
      </w:del>
      <w:ins w:id="229" w:author="obled" w:date="2015-12-08T10:28:00Z">
        <w:r w:rsidR="008E14E9">
          <w:rPr>
            <w:noProof/>
            <w:lang w:val="en-US"/>
          </w:rPr>
          <w:t>for</w:t>
        </w:r>
        <w:r w:rsidR="008E14E9" w:rsidRPr="00D3493F">
          <w:rPr>
            <w:noProof/>
            <w:lang w:val="en-US"/>
          </w:rPr>
          <w:t xml:space="preserve"> </w:t>
        </w:r>
      </w:ins>
      <w:r w:rsidRPr="00D3493F">
        <w:rPr>
          <w:noProof/>
          <w:lang w:val="en-US"/>
        </w:rPr>
        <w:t>moisture indexes and vertical velocity. The user has to keep this aspect in mind when interpreting forecasts over a range of lead times.</w:t>
      </w:r>
    </w:p>
    <w:p w:rsidR="00A11BB9" w:rsidRPr="00D3493F" w:rsidRDefault="00A11BB9">
      <w:pPr>
        <w:tabs>
          <w:tab w:val="center" w:pos="4800"/>
          <w:tab w:val="right" w:pos="9500"/>
        </w:tabs>
        <w:ind w:firstLine="720"/>
        <w:jc w:val="both"/>
        <w:rPr>
          <w:rFonts w:ascii="Times New Roman" w:hAnsi="Times New Roman" w:cs="Times New Roman"/>
          <w:noProof/>
          <w:lang w:val="en-US"/>
        </w:rPr>
      </w:pPr>
    </w:p>
    <w:p w:rsidR="00A11BB9" w:rsidRPr="00D3493F" w:rsidRDefault="00A11BB9">
      <w:pPr>
        <w:pStyle w:val="Titre2"/>
        <w:tabs>
          <w:tab w:val="center" w:pos="4800"/>
          <w:tab w:val="right" w:pos="9500"/>
        </w:tabs>
        <w:rPr>
          <w:lang w:val="en-US"/>
        </w:rPr>
      </w:pPr>
      <w:r w:rsidRPr="00D3493F">
        <w:rPr>
          <w:lang w:val="en-US"/>
        </w:rPr>
        <w:t xml:space="preserve">5  </w:t>
      </w:r>
      <w:bookmarkStart w:id="230" w:name="GrindEQpgref5665609215"/>
      <w:bookmarkEnd w:id="230"/>
      <w:r w:rsidRPr="00D3493F">
        <w:rPr>
          <w:lang w:val="en-US"/>
        </w:rPr>
        <w:t>AtmoSwing Optimizer</w:t>
      </w:r>
    </w:p>
    <w:p w:rsidR="00A11BB9" w:rsidRPr="00D3493F" w:rsidRDefault="00A11BB9">
      <w:pPr>
        <w:tabs>
          <w:tab w:val="center" w:pos="4800"/>
          <w:tab w:val="right" w:pos="9500"/>
        </w:tabs>
        <w:ind w:firstLine="720"/>
        <w:jc w:val="both"/>
        <w:rPr>
          <w:rFonts w:ascii="Times New Roman" w:hAnsi="Times New Roman" w:cs="Times New Roman"/>
          <w:noProof/>
          <w:lang w:val="en-US"/>
        </w:rPr>
      </w:pPr>
      <w:r w:rsidRPr="00D3493F">
        <w:rPr>
          <w:noProof/>
          <w:lang w:val="en-US"/>
        </w:rPr>
        <w:t xml:space="preserve"> </w:t>
      </w:r>
    </w:p>
    <w:p w:rsidR="008E14E9" w:rsidRDefault="00A11BB9">
      <w:pPr>
        <w:tabs>
          <w:tab w:val="center" w:pos="4800"/>
          <w:tab w:val="right" w:pos="9500"/>
        </w:tabs>
        <w:ind w:firstLine="720"/>
        <w:jc w:val="both"/>
        <w:rPr>
          <w:ins w:id="231" w:author="obled" w:date="2015-12-08T10:20:00Z"/>
          <w:noProof/>
          <w:lang w:val="en-US"/>
        </w:rPr>
      </w:pPr>
      <w:r w:rsidRPr="00D3493F">
        <w:rPr>
          <w:noProof/>
          <w:lang w:val="en-US"/>
        </w:rPr>
        <w:t>AtmoSwing Optimizer is a single tool that integrates different optimization methods, presented in section 5.3 to 5.5.</w:t>
      </w:r>
      <w:ins w:id="232" w:author="obled" w:date="2015-12-08T10:14:00Z">
        <w:r w:rsidR="001E58FD">
          <w:rPr>
            <w:noProof/>
            <w:lang w:val="en-US"/>
          </w:rPr>
          <w:t xml:space="preserve"> Optimisation is essentially performed in the calibration framework</w:t>
        </w:r>
      </w:ins>
      <w:ins w:id="233" w:author="obled" w:date="2015-12-08T10:15:00Z">
        <w:r w:rsidR="001E58FD">
          <w:rPr>
            <w:noProof/>
            <w:lang w:val="en-US"/>
          </w:rPr>
          <w:t xml:space="preserve">, where one tries to maximize the information </w:t>
        </w:r>
      </w:ins>
      <w:ins w:id="234" w:author="obled" w:date="2015-12-08T10:16:00Z">
        <w:r w:rsidR="001E58FD">
          <w:rPr>
            <w:noProof/>
            <w:lang w:val="en-US"/>
          </w:rPr>
          <w:t>that</w:t>
        </w:r>
      </w:ins>
      <w:ins w:id="235" w:author="obled" w:date="2015-12-08T10:15:00Z">
        <w:r w:rsidR="001E58FD">
          <w:rPr>
            <w:noProof/>
            <w:lang w:val="en-US"/>
          </w:rPr>
          <w:t xml:space="preserve"> </w:t>
        </w:r>
      </w:ins>
      <w:ins w:id="236" w:author="obled" w:date="2015-12-08T10:16:00Z">
        <w:r w:rsidR="001E58FD">
          <w:rPr>
            <w:noProof/>
            <w:lang w:val="en-US"/>
          </w:rPr>
          <w:t>can be extracted from the available</w:t>
        </w:r>
      </w:ins>
      <w:ins w:id="237" w:author="obled" w:date="2015-12-08T10:19:00Z">
        <w:r w:rsidR="008E14E9">
          <w:rPr>
            <w:noProof/>
            <w:lang w:val="en-US"/>
          </w:rPr>
          <w:t xml:space="preserve"> predictors and predictand</w:t>
        </w:r>
      </w:ins>
      <w:ins w:id="238" w:author="obled" w:date="2015-12-08T10:16:00Z">
        <w:r w:rsidR="001E58FD">
          <w:rPr>
            <w:noProof/>
            <w:lang w:val="en-US"/>
          </w:rPr>
          <w:t xml:space="preserve"> archives</w:t>
        </w:r>
      </w:ins>
      <w:ins w:id="239" w:author="obled" w:date="2015-12-08T10:20:00Z">
        <w:r w:rsidR="008E14E9">
          <w:rPr>
            <w:noProof/>
            <w:lang w:val="en-US"/>
          </w:rPr>
          <w:t>.</w:t>
        </w:r>
      </w:ins>
    </w:p>
    <w:p w:rsidR="00A11BB9" w:rsidRPr="00D3493F" w:rsidRDefault="008E14E9">
      <w:pPr>
        <w:tabs>
          <w:tab w:val="center" w:pos="4800"/>
          <w:tab w:val="right" w:pos="9500"/>
        </w:tabs>
        <w:ind w:firstLine="720"/>
        <w:jc w:val="both"/>
        <w:rPr>
          <w:rFonts w:ascii="Times New Roman" w:hAnsi="Times New Roman" w:cs="Times New Roman"/>
          <w:noProof/>
          <w:lang w:val="en-US"/>
        </w:rPr>
      </w:pPr>
      <w:ins w:id="240" w:author="obled" w:date="2015-12-08T10:20:00Z">
        <w:r>
          <w:rPr>
            <w:noProof/>
            <w:lang w:val="en-US"/>
          </w:rPr>
          <w:t>However, in operational use a further ingredient arises</w:t>
        </w:r>
      </w:ins>
      <w:ins w:id="241" w:author="obled" w:date="2015-12-08T10:21:00Z">
        <w:r>
          <w:rPr>
            <w:noProof/>
            <w:lang w:val="en-US"/>
          </w:rPr>
          <w:t xml:space="preserve"> : the</w:t>
        </w:r>
      </w:ins>
      <w:ins w:id="242" w:author="obled" w:date="2015-12-08T10:22:00Z">
        <w:r>
          <w:rPr>
            <w:noProof/>
            <w:lang w:val="en-US"/>
          </w:rPr>
          <w:t xml:space="preserve"> model from which the target situations, i.e. the synoptic situations</w:t>
        </w:r>
      </w:ins>
      <w:ins w:id="243" w:author="obled" w:date="2015-12-08T10:23:00Z">
        <w:r>
          <w:rPr>
            <w:noProof/>
            <w:lang w:val="en-US"/>
          </w:rPr>
          <w:t>,</w:t>
        </w:r>
      </w:ins>
      <w:ins w:id="244" w:author="obled" w:date="2015-12-08T10:22:00Z">
        <w:r>
          <w:rPr>
            <w:noProof/>
            <w:lang w:val="en-US"/>
          </w:rPr>
          <w:t xml:space="preserve"> are taken from</w:t>
        </w:r>
      </w:ins>
      <w:ins w:id="245" w:author="obled" w:date="2015-12-08T10:20:00Z">
        <w:r>
          <w:rPr>
            <w:noProof/>
            <w:lang w:val="en-US"/>
          </w:rPr>
          <w:t xml:space="preserve"> </w:t>
        </w:r>
      </w:ins>
      <w:ins w:id="246" w:author="obled" w:date="2015-12-08T10:23:00Z">
        <w:r>
          <w:rPr>
            <w:noProof/>
            <w:lang w:val="en-US"/>
          </w:rPr>
          <w:t>for the coming days.</w:t>
        </w:r>
      </w:ins>
      <w:ins w:id="247" w:author="obled" w:date="2015-12-08T10:31:00Z">
        <w:r w:rsidR="001F3630">
          <w:rPr>
            <w:noProof/>
            <w:lang w:val="en-US"/>
          </w:rPr>
          <w:t xml:space="preserve"> D</w:t>
        </w:r>
      </w:ins>
      <w:ins w:id="248" w:author="obled" w:date="2015-12-08T10:23:00Z">
        <w:r>
          <w:rPr>
            <w:noProof/>
            <w:lang w:val="en-US"/>
          </w:rPr>
          <w:t>epending on the properties of these forecasts the operational scheme has to be tuned.</w:t>
        </w:r>
      </w:ins>
      <w:ins w:id="249" w:author="obled" w:date="2015-12-08T10:16:00Z">
        <w:r w:rsidR="001E58FD">
          <w:rPr>
            <w:noProof/>
            <w:lang w:val="en-US"/>
          </w:rPr>
          <w:t xml:space="preserve"> </w:t>
        </w:r>
      </w:ins>
    </w:p>
    <w:p w:rsidR="00A010B5" w:rsidRPr="00D3493F" w:rsidRDefault="00A010B5" w:rsidP="00A010B5">
      <w:pPr>
        <w:tabs>
          <w:tab w:val="center" w:pos="4800"/>
          <w:tab w:val="right" w:pos="9500"/>
        </w:tabs>
        <w:ind w:firstLine="720"/>
        <w:jc w:val="both"/>
        <w:rPr>
          <w:ins w:id="250" w:author="obled" w:date="2015-12-08T10:05:00Z"/>
          <w:rFonts w:ascii="Times New Roman" w:hAnsi="Times New Roman" w:cs="Times New Roman"/>
          <w:noProof/>
          <w:lang w:val="en-US"/>
        </w:rPr>
      </w:pPr>
      <w:ins w:id="251" w:author="obled" w:date="2015-12-08T10:05:00Z">
        <w:r>
          <w:rPr>
            <w:noProof/>
            <w:lang w:val="en-US"/>
          </w:rPr>
          <w:t>.</w:t>
        </w:r>
        <w:r w:rsidRPr="00D3493F">
          <w:rPr>
            <w:noProof/>
            <w:lang w:val="en-US"/>
          </w:rPr>
          <w:t>, proposed by [Thevenot(2004)], is to increase the number of analogues with the lead time. These values should be optimized, for every lead time, by using reforecast data of the model considered for operational forecasting.</w:t>
        </w:r>
      </w:ins>
    </w:p>
    <w:p w:rsidR="00A11BB9" w:rsidRPr="00D3493F" w:rsidRDefault="00A11BB9">
      <w:pPr>
        <w:tabs>
          <w:tab w:val="center" w:pos="4800"/>
          <w:tab w:val="right" w:pos="9500"/>
        </w:tabs>
        <w:ind w:firstLine="720"/>
        <w:jc w:val="both"/>
        <w:rPr>
          <w:rFonts w:ascii="Times New Roman" w:hAnsi="Times New Roman" w:cs="Times New Roman"/>
          <w:noProof/>
          <w:lang w:val="en-US"/>
        </w:rPr>
      </w:pPr>
    </w:p>
    <w:p w:rsidR="00A11BB9" w:rsidRPr="00D3493F" w:rsidRDefault="00A11BB9">
      <w:pPr>
        <w:pStyle w:val="Titre3"/>
        <w:tabs>
          <w:tab w:val="center" w:pos="4800"/>
          <w:tab w:val="right" w:pos="9500"/>
        </w:tabs>
        <w:rPr>
          <w:lang w:val="en-US"/>
        </w:rPr>
      </w:pPr>
      <w:r w:rsidRPr="00D3493F">
        <w:rPr>
          <w:lang w:val="en-US"/>
        </w:rPr>
        <w:t xml:space="preserve">5.1  </w:t>
      </w:r>
      <w:bookmarkStart w:id="252" w:name="GrindEQpgref5665609216"/>
      <w:bookmarkEnd w:id="252"/>
      <w:r w:rsidRPr="00D3493F">
        <w:rPr>
          <w:lang w:val="en-US"/>
        </w:rPr>
        <w:t>Calibration framework</w:t>
      </w:r>
    </w:p>
    <w:p w:rsidR="00A11BB9" w:rsidRPr="00D3493F" w:rsidRDefault="00A11BB9">
      <w:pPr>
        <w:tabs>
          <w:tab w:val="center" w:pos="4800"/>
          <w:tab w:val="right" w:pos="9500"/>
        </w:tabs>
        <w:ind w:firstLine="720"/>
        <w:jc w:val="both"/>
        <w:rPr>
          <w:rFonts w:ascii="Times New Roman" w:hAnsi="Times New Roman" w:cs="Times New Roman"/>
          <w:noProof/>
          <w:lang w:val="en-US"/>
        </w:rPr>
      </w:pPr>
    </w:p>
    <w:p w:rsidR="00A11BB9" w:rsidRPr="00D3493F" w:rsidDel="008E14E9" w:rsidRDefault="00A11BB9">
      <w:pPr>
        <w:tabs>
          <w:tab w:val="center" w:pos="4800"/>
          <w:tab w:val="right" w:pos="9500"/>
        </w:tabs>
        <w:ind w:firstLine="720"/>
        <w:jc w:val="both"/>
        <w:rPr>
          <w:del w:id="253" w:author="obled" w:date="2015-12-08T10:25:00Z"/>
          <w:rFonts w:ascii="Times New Roman" w:hAnsi="Times New Roman" w:cs="Times New Roman"/>
          <w:noProof/>
          <w:lang w:val="en-US"/>
        </w:rPr>
      </w:pPr>
      <w:r w:rsidRPr="00D3493F">
        <w:rPr>
          <w:noProof/>
          <w:lang w:val="en-US"/>
        </w:rPr>
        <w:t xml:space="preserve">The calibration of the AM is usually carried out in a perfect prognosis [Klein et~al.(1959)Klein, Lewis, and Enger] framework [Bontron(2004), Ben Daoud(2010)]. Perfect prognosis uses observed or reanalyzed data to calibrate the relationship between predictors and predictands. </w:t>
      </w:r>
      <w:del w:id="254" w:author="obled" w:date="2015-12-08T10:25:00Z">
        <w:r w:rsidRPr="00D3493F" w:rsidDel="008E14E9">
          <w:rPr>
            <w:noProof/>
            <w:lang w:val="en-US"/>
          </w:rPr>
          <w:delText xml:space="preserve">Then, when used in operational forecasting, this relationship is applied to global model forecasts, that contains larger uncertainties. This framework allow us to identify relationships that are as close as possible to the natural links between predictors and </w:delText>
        </w:r>
        <w:r w:rsidRPr="00D3493F" w:rsidDel="008E14E9">
          <w:rPr>
            <w:noProof/>
            <w:lang w:val="en-US"/>
          </w:rPr>
          <w:lastRenderedPageBreak/>
          <w:delText>predictands, by reducing uncertainties related to numerical forecasting models. However, no model is perfect, and even reanalysis data contain a bias that cannot be ignored. For this reason, the statistical relationships identified in the perfect prognosis framework should be applied to model outputs that are as similar as possible to the model used to elaborate the reanalysis.</w:delText>
        </w:r>
      </w:del>
    </w:p>
    <w:p w:rsidR="00A11BB9" w:rsidRPr="00D3493F" w:rsidRDefault="00A11BB9">
      <w:pPr>
        <w:tabs>
          <w:tab w:val="center" w:pos="4800"/>
          <w:tab w:val="right" w:pos="9500"/>
        </w:tabs>
        <w:ind w:firstLine="720"/>
        <w:jc w:val="both"/>
        <w:rPr>
          <w:rFonts w:ascii="Times New Roman" w:hAnsi="Times New Roman" w:cs="Times New Roman"/>
          <w:noProof/>
          <w:lang w:val="en-US"/>
        </w:rPr>
      </w:pPr>
      <w:r w:rsidRPr="00D3493F">
        <w:rPr>
          <w:noProof/>
          <w:lang w:val="en-US"/>
        </w:rPr>
        <w:t>Another reason for working in a perfect prognosis framework is that numerical models evolve continuously, and so does the forecast they provide. Considering re-forecasts would allow us to work on a homogeneous dataset, as they are regularly reprocessed with a defined version of the model. However, one would need to redo the calibration procedure every time a new version is available, in order to reduce the bias [Wilson and Vallî(2002)]. Moreover, the length of reanalyses datasets are usually much longer than reforecast datasets, which allows us to identify more robust relationships. The size of the archive is indeed an important criteria for the AM.</w:t>
      </w:r>
    </w:p>
    <w:p w:rsidR="00A11BB9" w:rsidRPr="00D3493F" w:rsidRDefault="00A11BB9">
      <w:pPr>
        <w:tabs>
          <w:tab w:val="center" w:pos="4800"/>
          <w:tab w:val="right" w:pos="9500"/>
        </w:tabs>
        <w:ind w:firstLine="720"/>
        <w:jc w:val="both"/>
        <w:rPr>
          <w:rFonts w:ascii="Times New Roman" w:hAnsi="Times New Roman" w:cs="Times New Roman"/>
          <w:noProof/>
          <w:lang w:val="en-US"/>
        </w:rPr>
      </w:pPr>
      <w:r w:rsidRPr="00D3493F">
        <w:rPr>
          <w:noProof/>
          <w:lang w:val="en-US"/>
        </w:rPr>
        <w:t xml:space="preserve">The statistical relationship is established on a calibration period that is as long as possible. For every day of this period, a search for analogues is </w:t>
      </w:r>
      <w:del w:id="255" w:author="obled" w:date="2015-12-08T10:33:00Z">
        <w:r w:rsidRPr="00D3493F" w:rsidDel="001F3630">
          <w:rPr>
            <w:noProof/>
            <w:lang w:val="en-US"/>
          </w:rPr>
          <w:delText>processed</w:delText>
        </w:r>
      </w:del>
      <w:ins w:id="256" w:author="obled" w:date="2015-12-08T10:33:00Z">
        <w:r w:rsidR="001F3630">
          <w:rPr>
            <w:noProof/>
            <w:lang w:val="en-US"/>
          </w:rPr>
          <w:t>perform</w:t>
        </w:r>
        <w:r w:rsidR="001F3630" w:rsidRPr="00D3493F">
          <w:rPr>
            <w:noProof/>
            <w:lang w:val="en-US"/>
          </w:rPr>
          <w:t>ed</w:t>
        </w:r>
      </w:ins>
      <w:r w:rsidRPr="00D3493F">
        <w:rPr>
          <w:noProof/>
          <w:lang w:val="en-US"/>
        </w:rPr>
        <w:t>, the predictand data are associated with the corresponding dates and a forecast score is calculated. During the search for analogues situations, 120 days around the target date are excluded (thus excluding data in the same year) in order to consider only truly independent candidates days.</w:t>
      </w:r>
    </w:p>
    <w:p w:rsidR="00A11BB9" w:rsidRPr="00D3493F" w:rsidRDefault="00A11BB9">
      <w:pPr>
        <w:tabs>
          <w:tab w:val="center" w:pos="4800"/>
          <w:tab w:val="right" w:pos="9500"/>
        </w:tabs>
        <w:ind w:firstLine="720"/>
        <w:jc w:val="both"/>
        <w:rPr>
          <w:rFonts w:ascii="Times New Roman" w:hAnsi="Times New Roman" w:cs="Times New Roman"/>
          <w:noProof/>
          <w:lang w:val="en-US"/>
        </w:rPr>
      </w:pPr>
      <w:r w:rsidRPr="00D3493F">
        <w:rPr>
          <w:noProof/>
          <w:lang w:val="en-US"/>
        </w:rPr>
        <w:t xml:space="preserve">A validation period is always considered. It consists of an independent period that is never used as target neither candidate. Validating the parameters of the AM is very important in order to avoid over-parametrization and thus to ensure that the statistical relationship is valid on another period. In order to account for climate change and the evolution of the measuring techniques, it is recommended to use a noncontinuous period for validating, distributed over the whole archive [Ben Daoud(2010)]. The user can thus specify a list of the years to keep for the validation and AtmoSwing Optimizer handles this aspect easily by both removing the validation years from possible candidate situations, and by automatically processing the validation score </w:t>
      </w:r>
      <w:ins w:id="257" w:author="obled" w:date="2015-12-08T10:34:00Z">
        <w:r w:rsidR="001F3630">
          <w:rPr>
            <w:noProof/>
            <w:lang w:val="en-US"/>
          </w:rPr>
          <w:t xml:space="preserve">on these years </w:t>
        </w:r>
      </w:ins>
      <w:r w:rsidRPr="00D3493F">
        <w:rPr>
          <w:noProof/>
          <w:lang w:val="en-US"/>
        </w:rPr>
        <w:t>at the end of the optimization.</w:t>
      </w:r>
    </w:p>
    <w:p w:rsidR="00A11BB9" w:rsidRPr="00D3493F" w:rsidRDefault="00A11BB9">
      <w:pPr>
        <w:tabs>
          <w:tab w:val="center" w:pos="4800"/>
          <w:tab w:val="right" w:pos="9500"/>
        </w:tabs>
        <w:ind w:firstLine="720"/>
        <w:jc w:val="both"/>
        <w:rPr>
          <w:rFonts w:ascii="Times New Roman" w:hAnsi="Times New Roman" w:cs="Times New Roman"/>
          <w:noProof/>
          <w:lang w:val="en-US"/>
        </w:rPr>
      </w:pPr>
    </w:p>
    <w:p w:rsidR="00A11BB9" w:rsidRPr="00D3493F" w:rsidRDefault="00A11BB9">
      <w:pPr>
        <w:pStyle w:val="Titre3"/>
        <w:tabs>
          <w:tab w:val="center" w:pos="4800"/>
          <w:tab w:val="right" w:pos="9500"/>
        </w:tabs>
        <w:rPr>
          <w:lang w:val="en-US"/>
        </w:rPr>
      </w:pPr>
      <w:r w:rsidRPr="00D3493F">
        <w:rPr>
          <w:lang w:val="en-US"/>
        </w:rPr>
        <w:t xml:space="preserve">5.2  </w:t>
      </w:r>
      <w:bookmarkStart w:id="258" w:name="GrindEQpgref5665609217"/>
      <w:bookmarkEnd w:id="258"/>
      <w:r w:rsidRPr="00D3493F">
        <w:rPr>
          <w:lang w:val="en-US"/>
        </w:rPr>
        <w:t>Implemented forecasts scores</w:t>
      </w:r>
    </w:p>
    <w:p w:rsidR="00A11BB9" w:rsidRPr="00D3493F" w:rsidRDefault="00A11BB9">
      <w:pPr>
        <w:tabs>
          <w:tab w:val="center" w:pos="4800"/>
          <w:tab w:val="right" w:pos="9500"/>
        </w:tabs>
        <w:ind w:firstLine="720"/>
        <w:jc w:val="both"/>
        <w:rPr>
          <w:rFonts w:ascii="Times New Roman" w:hAnsi="Times New Roman" w:cs="Times New Roman"/>
          <w:noProof/>
          <w:lang w:val="en-US"/>
        </w:rPr>
      </w:pPr>
    </w:p>
    <w:p w:rsidR="00A11BB9" w:rsidRPr="00D3493F" w:rsidRDefault="00A11BB9">
      <w:pPr>
        <w:tabs>
          <w:tab w:val="center" w:pos="4800"/>
          <w:tab w:val="right" w:pos="9500"/>
        </w:tabs>
        <w:ind w:firstLine="720"/>
        <w:jc w:val="both"/>
        <w:rPr>
          <w:rFonts w:ascii="Times New Roman" w:hAnsi="Times New Roman" w:cs="Times New Roman"/>
          <w:noProof/>
          <w:lang w:val="en-US"/>
        </w:rPr>
      </w:pPr>
      <w:r w:rsidRPr="00D3493F">
        <w:rPr>
          <w:noProof/>
          <w:lang w:val="en-US"/>
        </w:rPr>
        <w:t>Most often, the accuracy of the parameters for precipitations forecasting is evaluated by means of the CRPS [?, Continuous Ranked Probability Score,]]Brown1974, Matheson1976, Hersbach2000. It is the only score that will be detailed hereafter (in section 5.2.4). In addition, other scores are implemented in AtmoSwing Optimizer. The following sections list the scores presently available, but will not detail them.</w:t>
      </w:r>
    </w:p>
    <w:p w:rsidR="00A11BB9" w:rsidRPr="00D3493F" w:rsidRDefault="00A11BB9">
      <w:pPr>
        <w:tabs>
          <w:tab w:val="center" w:pos="4800"/>
          <w:tab w:val="right" w:pos="9500"/>
        </w:tabs>
        <w:ind w:firstLine="720"/>
        <w:jc w:val="both"/>
        <w:rPr>
          <w:rFonts w:ascii="Times New Roman" w:hAnsi="Times New Roman" w:cs="Times New Roman"/>
          <w:noProof/>
          <w:lang w:val="en-US"/>
        </w:rPr>
      </w:pPr>
    </w:p>
    <w:p w:rsidR="00A11BB9" w:rsidRPr="00D3493F" w:rsidRDefault="00A11BB9">
      <w:pPr>
        <w:pStyle w:val="Titre4"/>
        <w:tabs>
          <w:tab w:val="center" w:pos="4800"/>
          <w:tab w:val="right" w:pos="9500"/>
        </w:tabs>
        <w:rPr>
          <w:lang w:val="en-US"/>
        </w:rPr>
      </w:pPr>
      <w:r w:rsidRPr="00D3493F">
        <w:rPr>
          <w:lang w:val="en-US"/>
        </w:rPr>
        <w:t xml:space="preserve">5.2.1  </w:t>
      </w:r>
      <w:bookmarkStart w:id="259" w:name="GrindEQpgref5665609218"/>
      <w:bookmarkEnd w:id="259"/>
      <w:r w:rsidRPr="00D3493F">
        <w:rPr>
          <w:lang w:val="en-US"/>
        </w:rPr>
        <w:t>Discrete deterministic forecasts</w:t>
      </w:r>
    </w:p>
    <w:p w:rsidR="00A11BB9" w:rsidRPr="00D3493F" w:rsidRDefault="00A11BB9">
      <w:pPr>
        <w:tabs>
          <w:tab w:val="center" w:pos="4800"/>
          <w:tab w:val="right" w:pos="9500"/>
        </w:tabs>
        <w:ind w:firstLine="720"/>
        <w:jc w:val="both"/>
        <w:rPr>
          <w:rFonts w:ascii="Times New Roman" w:hAnsi="Times New Roman" w:cs="Times New Roman"/>
          <w:noProof/>
          <w:lang w:val="en-US"/>
        </w:rPr>
      </w:pPr>
    </w:p>
    <w:p w:rsidR="00A11BB9" w:rsidRPr="00D3493F" w:rsidRDefault="00A11BB9">
      <w:pPr>
        <w:tabs>
          <w:tab w:val="center" w:pos="4800"/>
          <w:tab w:val="right" w:pos="9500"/>
        </w:tabs>
        <w:ind w:firstLine="720"/>
        <w:jc w:val="both"/>
        <w:rPr>
          <w:rFonts w:ascii="Times New Roman" w:hAnsi="Times New Roman" w:cs="Times New Roman"/>
          <w:noProof/>
          <w:lang w:val="en-US"/>
        </w:rPr>
      </w:pPr>
      <w:r w:rsidRPr="00D3493F">
        <w:rPr>
          <w:noProof/>
          <w:lang w:val="en-US"/>
        </w:rPr>
        <w:t xml:space="preserve">Deterministic forecasts consider no uncertainty. A single value is provided for a variable. The first group of this type of forecast is based on discrete values, also called categories. These scores are used, for example, to evaluate a deterministic prediction of threshold exceedance. In our case, the continuous probabilistic nature of an analogy forecast can be transformed into a discrete forecast by considering a threshold exceedance and a fixed percentile from the distribution. These scores rely on a contingency table, which is here a table containing the sums </w:t>
      </w:r>
      <w:r w:rsidRPr="00D3493F">
        <w:rPr>
          <w:noProof/>
          <w:lang w:val="en-US"/>
        </w:rPr>
        <w:lastRenderedPageBreak/>
        <w:t>of observed / unobserved and predicted / unpredicted events [Wilks(2006)]. On the basis of this table, multiple scores can be processed within AtmoSwing:</w:t>
      </w:r>
    </w:p>
    <w:p w:rsidR="00A11BB9" w:rsidRPr="00D3493F" w:rsidRDefault="00A11BB9">
      <w:pPr>
        <w:tabs>
          <w:tab w:val="center" w:pos="4800"/>
          <w:tab w:val="right" w:pos="9500"/>
        </w:tabs>
        <w:ind w:firstLine="720"/>
        <w:jc w:val="both"/>
        <w:rPr>
          <w:rFonts w:ascii="Times New Roman" w:hAnsi="Times New Roman" w:cs="Times New Roman"/>
          <w:noProof/>
          <w:lang w:val="en-US"/>
        </w:rPr>
      </w:pPr>
      <w:r w:rsidRPr="00D3493F">
        <w:rPr>
          <w:noProof/>
          <w:lang w:val="en-US"/>
        </w:rPr>
        <w:t xml:space="preserve">  </w:t>
      </w:r>
    </w:p>
    <w:p w:rsidR="00A11BB9" w:rsidRPr="00D3493F" w:rsidRDefault="00A11BB9">
      <w:pPr>
        <w:tabs>
          <w:tab w:val="center" w:pos="4800"/>
          <w:tab w:val="right" w:pos="9500"/>
        </w:tabs>
        <w:ind w:firstLine="720"/>
        <w:rPr>
          <w:rFonts w:ascii="Times New Roman" w:hAnsi="Times New Roman" w:cs="Times New Roman"/>
          <w:noProof/>
          <w:lang w:val="en-US"/>
        </w:rPr>
      </w:pPr>
      <w:r w:rsidRPr="00D3493F">
        <w:rPr>
          <w:noProof/>
          <w:lang w:val="en-US"/>
        </w:rPr>
        <w:t xml:space="preserve">    • Proportion correct [Finley(1884)] </w:t>
      </w:r>
    </w:p>
    <w:p w:rsidR="00A11BB9" w:rsidRPr="00D3493F" w:rsidRDefault="00A11BB9">
      <w:pPr>
        <w:tabs>
          <w:tab w:val="center" w:pos="4800"/>
          <w:tab w:val="right" w:pos="9500"/>
        </w:tabs>
        <w:ind w:firstLine="720"/>
        <w:rPr>
          <w:rFonts w:ascii="Times New Roman" w:hAnsi="Times New Roman" w:cs="Times New Roman"/>
          <w:noProof/>
          <w:lang w:val="en-US"/>
        </w:rPr>
      </w:pPr>
      <w:r w:rsidRPr="00D3493F">
        <w:rPr>
          <w:noProof/>
          <w:lang w:val="en-US"/>
        </w:rPr>
        <w:t xml:space="preserve">    • Threat Score [Gilbert(1884)] </w:t>
      </w:r>
    </w:p>
    <w:p w:rsidR="00A11BB9" w:rsidRPr="00D3493F" w:rsidRDefault="00A11BB9">
      <w:pPr>
        <w:tabs>
          <w:tab w:val="center" w:pos="4800"/>
          <w:tab w:val="right" w:pos="9500"/>
        </w:tabs>
        <w:ind w:firstLine="720"/>
        <w:rPr>
          <w:rFonts w:ascii="Times New Roman" w:hAnsi="Times New Roman" w:cs="Times New Roman"/>
          <w:noProof/>
          <w:lang w:val="en-US"/>
        </w:rPr>
      </w:pPr>
      <w:r w:rsidRPr="00D3493F">
        <w:rPr>
          <w:noProof/>
          <w:lang w:val="en-US"/>
        </w:rPr>
        <w:t xml:space="preserve">    • Bias </w:t>
      </w:r>
    </w:p>
    <w:p w:rsidR="00A11BB9" w:rsidRPr="00D3493F" w:rsidRDefault="00A11BB9">
      <w:pPr>
        <w:tabs>
          <w:tab w:val="center" w:pos="4800"/>
          <w:tab w:val="right" w:pos="9500"/>
        </w:tabs>
        <w:ind w:firstLine="720"/>
        <w:rPr>
          <w:rFonts w:ascii="Times New Roman" w:hAnsi="Times New Roman" w:cs="Times New Roman"/>
          <w:noProof/>
          <w:lang w:val="en-US"/>
        </w:rPr>
      </w:pPr>
      <w:r w:rsidRPr="00D3493F">
        <w:rPr>
          <w:noProof/>
          <w:lang w:val="en-US"/>
        </w:rPr>
        <w:t xml:space="preserve">    • False Alarm Ratio </w:t>
      </w:r>
    </w:p>
    <w:p w:rsidR="00A11BB9" w:rsidRPr="00D3493F" w:rsidRDefault="00A11BB9">
      <w:pPr>
        <w:tabs>
          <w:tab w:val="center" w:pos="4800"/>
          <w:tab w:val="right" w:pos="9500"/>
        </w:tabs>
        <w:ind w:firstLine="720"/>
        <w:rPr>
          <w:rFonts w:ascii="Times New Roman" w:hAnsi="Times New Roman" w:cs="Times New Roman"/>
          <w:noProof/>
          <w:lang w:val="en-US"/>
        </w:rPr>
      </w:pPr>
      <w:r w:rsidRPr="00D3493F">
        <w:rPr>
          <w:noProof/>
          <w:lang w:val="en-US"/>
        </w:rPr>
        <w:t xml:space="preserve">    • Hit Rate or Probabiliy of Detection </w:t>
      </w:r>
    </w:p>
    <w:p w:rsidR="00A11BB9" w:rsidRPr="00D3493F" w:rsidRDefault="00A11BB9">
      <w:pPr>
        <w:tabs>
          <w:tab w:val="center" w:pos="4800"/>
          <w:tab w:val="right" w:pos="9500"/>
        </w:tabs>
        <w:ind w:firstLine="720"/>
        <w:rPr>
          <w:rFonts w:ascii="Times New Roman" w:hAnsi="Times New Roman" w:cs="Times New Roman"/>
          <w:noProof/>
          <w:lang w:val="en-US"/>
        </w:rPr>
      </w:pPr>
      <w:r w:rsidRPr="00D3493F">
        <w:rPr>
          <w:noProof/>
          <w:lang w:val="en-US"/>
        </w:rPr>
        <w:t xml:space="preserve">    • False Alarm Rate </w:t>
      </w:r>
    </w:p>
    <w:p w:rsidR="00A11BB9" w:rsidRPr="00D3493F" w:rsidRDefault="00A11BB9">
      <w:pPr>
        <w:tabs>
          <w:tab w:val="center" w:pos="4800"/>
          <w:tab w:val="right" w:pos="9500"/>
        </w:tabs>
        <w:ind w:firstLine="720"/>
        <w:rPr>
          <w:rFonts w:ascii="Times New Roman" w:hAnsi="Times New Roman" w:cs="Times New Roman"/>
          <w:noProof/>
          <w:lang w:val="en-US"/>
        </w:rPr>
      </w:pPr>
      <w:r w:rsidRPr="00D3493F">
        <w:rPr>
          <w:noProof/>
          <w:lang w:val="en-US"/>
        </w:rPr>
        <w:t xml:space="preserve">    • Heidke Skill Score [Heidke(1926)] </w:t>
      </w:r>
    </w:p>
    <w:p w:rsidR="00A11BB9" w:rsidRPr="00D3493F" w:rsidRDefault="00A11BB9">
      <w:pPr>
        <w:tabs>
          <w:tab w:val="center" w:pos="4800"/>
          <w:tab w:val="right" w:pos="9500"/>
        </w:tabs>
        <w:ind w:firstLine="720"/>
        <w:rPr>
          <w:rFonts w:ascii="Times New Roman" w:hAnsi="Times New Roman" w:cs="Times New Roman"/>
          <w:noProof/>
          <w:lang w:val="en-US"/>
        </w:rPr>
      </w:pPr>
      <w:r w:rsidRPr="00D3493F">
        <w:rPr>
          <w:noProof/>
          <w:lang w:val="en-US"/>
        </w:rPr>
        <w:t xml:space="preserve">    • Peirce Skill Score [Peirce(1884)] </w:t>
      </w:r>
    </w:p>
    <w:p w:rsidR="00A11BB9" w:rsidRPr="00D3493F" w:rsidRDefault="00A11BB9">
      <w:pPr>
        <w:tabs>
          <w:tab w:val="center" w:pos="4800"/>
          <w:tab w:val="right" w:pos="9500"/>
        </w:tabs>
        <w:ind w:firstLine="720"/>
        <w:rPr>
          <w:rFonts w:ascii="Times New Roman" w:hAnsi="Times New Roman" w:cs="Times New Roman"/>
          <w:noProof/>
          <w:lang w:val="en-US"/>
        </w:rPr>
      </w:pPr>
      <w:r w:rsidRPr="00D3493F">
        <w:rPr>
          <w:noProof/>
          <w:lang w:val="en-US"/>
        </w:rPr>
        <w:t xml:space="preserve">    • Gilbert Skill Score or Equitable Threat Score [Gilbert(1884)] </w:t>
      </w:r>
    </w:p>
    <w:p w:rsidR="00A11BB9" w:rsidRPr="00D3493F" w:rsidRDefault="00A11BB9">
      <w:pPr>
        <w:tabs>
          <w:tab w:val="center" w:pos="4800"/>
          <w:tab w:val="right" w:pos="9500"/>
        </w:tabs>
        <w:ind w:firstLine="720"/>
        <w:jc w:val="both"/>
        <w:rPr>
          <w:rFonts w:ascii="Times New Roman" w:hAnsi="Times New Roman" w:cs="Times New Roman"/>
          <w:noProof/>
          <w:lang w:val="en-US"/>
        </w:rPr>
      </w:pPr>
    </w:p>
    <w:p w:rsidR="00A11BB9" w:rsidRPr="00D3493F" w:rsidRDefault="00A11BB9">
      <w:pPr>
        <w:tabs>
          <w:tab w:val="center" w:pos="4800"/>
          <w:tab w:val="right" w:pos="9500"/>
        </w:tabs>
        <w:ind w:firstLine="720"/>
        <w:jc w:val="both"/>
        <w:rPr>
          <w:rFonts w:ascii="Times New Roman" w:hAnsi="Times New Roman" w:cs="Times New Roman"/>
          <w:noProof/>
          <w:lang w:val="en-US"/>
        </w:rPr>
      </w:pPr>
    </w:p>
    <w:p w:rsidR="00A11BB9" w:rsidRPr="00D3493F" w:rsidRDefault="00A11BB9">
      <w:pPr>
        <w:pStyle w:val="Titre4"/>
        <w:tabs>
          <w:tab w:val="center" w:pos="4800"/>
          <w:tab w:val="right" w:pos="9500"/>
        </w:tabs>
        <w:rPr>
          <w:lang w:val="en-US"/>
        </w:rPr>
      </w:pPr>
      <w:r w:rsidRPr="00D3493F">
        <w:rPr>
          <w:lang w:val="en-US"/>
        </w:rPr>
        <w:t xml:space="preserve">5.2.2  </w:t>
      </w:r>
      <w:bookmarkStart w:id="260" w:name="GrindEQpgref5665609219"/>
      <w:bookmarkEnd w:id="260"/>
      <w:r w:rsidRPr="00D3493F">
        <w:rPr>
          <w:lang w:val="en-US"/>
        </w:rPr>
        <w:t>Continuous deterministic forecasts</w:t>
      </w:r>
    </w:p>
    <w:p w:rsidR="00A11BB9" w:rsidRPr="00D3493F" w:rsidRDefault="00A11BB9">
      <w:pPr>
        <w:tabs>
          <w:tab w:val="center" w:pos="4800"/>
          <w:tab w:val="right" w:pos="9500"/>
        </w:tabs>
        <w:ind w:firstLine="720"/>
        <w:jc w:val="both"/>
        <w:rPr>
          <w:rFonts w:ascii="Times New Roman" w:hAnsi="Times New Roman" w:cs="Times New Roman"/>
          <w:noProof/>
          <w:lang w:val="en-US"/>
        </w:rPr>
      </w:pPr>
    </w:p>
    <w:p w:rsidR="00A11BB9" w:rsidRPr="00D3493F" w:rsidRDefault="00A11BB9">
      <w:pPr>
        <w:tabs>
          <w:tab w:val="center" w:pos="4800"/>
          <w:tab w:val="right" w:pos="9500"/>
        </w:tabs>
        <w:ind w:firstLine="720"/>
        <w:jc w:val="both"/>
        <w:rPr>
          <w:rFonts w:ascii="Times New Roman" w:hAnsi="Times New Roman" w:cs="Times New Roman"/>
          <w:noProof/>
          <w:lang w:val="en-US"/>
        </w:rPr>
      </w:pPr>
      <w:r w:rsidRPr="00D3493F">
        <w:rPr>
          <w:noProof/>
          <w:lang w:val="en-US"/>
        </w:rPr>
        <w:t>The difference of the continuous deterministic forecasts compared to discrete ones is that they provide non-discrete values that must be evaluated with distance measures. In our application, the distribution of the analogues is summarized by a chosen percentile. Available scores are the following:</w:t>
      </w:r>
    </w:p>
    <w:p w:rsidR="00A11BB9" w:rsidRPr="00D3493F" w:rsidRDefault="00A11BB9">
      <w:pPr>
        <w:tabs>
          <w:tab w:val="center" w:pos="4800"/>
          <w:tab w:val="right" w:pos="9500"/>
        </w:tabs>
        <w:ind w:firstLine="720"/>
        <w:jc w:val="both"/>
        <w:rPr>
          <w:rFonts w:ascii="Times New Roman" w:hAnsi="Times New Roman" w:cs="Times New Roman"/>
          <w:noProof/>
          <w:lang w:val="en-US"/>
        </w:rPr>
      </w:pPr>
      <w:r w:rsidRPr="00D3493F">
        <w:rPr>
          <w:noProof/>
          <w:lang w:val="en-US"/>
        </w:rPr>
        <w:t xml:space="preserve">  </w:t>
      </w:r>
    </w:p>
    <w:p w:rsidR="00A11BB9" w:rsidRPr="00D3493F" w:rsidRDefault="00A11BB9">
      <w:pPr>
        <w:tabs>
          <w:tab w:val="center" w:pos="4800"/>
          <w:tab w:val="right" w:pos="9500"/>
        </w:tabs>
        <w:ind w:firstLine="720"/>
        <w:rPr>
          <w:rFonts w:ascii="Times New Roman" w:hAnsi="Times New Roman" w:cs="Times New Roman"/>
          <w:noProof/>
          <w:lang w:val="en-US"/>
        </w:rPr>
      </w:pPr>
      <w:r w:rsidRPr="00D3493F">
        <w:rPr>
          <w:noProof/>
          <w:lang w:val="en-US"/>
        </w:rPr>
        <w:t xml:space="preserve">    • Mean Absolute Error </w:t>
      </w:r>
    </w:p>
    <w:p w:rsidR="00A11BB9" w:rsidRPr="00D3493F" w:rsidRDefault="00A11BB9">
      <w:pPr>
        <w:tabs>
          <w:tab w:val="center" w:pos="4800"/>
          <w:tab w:val="right" w:pos="9500"/>
        </w:tabs>
        <w:ind w:firstLine="720"/>
        <w:rPr>
          <w:rFonts w:ascii="Times New Roman" w:hAnsi="Times New Roman" w:cs="Times New Roman"/>
          <w:noProof/>
          <w:lang w:val="en-US"/>
        </w:rPr>
      </w:pPr>
      <w:r w:rsidRPr="00D3493F">
        <w:rPr>
          <w:noProof/>
          <w:lang w:val="en-US"/>
        </w:rPr>
        <w:t xml:space="preserve">    • Root Mean Squared Error </w:t>
      </w:r>
    </w:p>
    <w:p w:rsidR="00A11BB9" w:rsidRPr="00D3493F" w:rsidRDefault="00A11BB9">
      <w:pPr>
        <w:tabs>
          <w:tab w:val="center" w:pos="4800"/>
          <w:tab w:val="right" w:pos="9500"/>
        </w:tabs>
        <w:ind w:firstLine="720"/>
        <w:jc w:val="both"/>
        <w:rPr>
          <w:rFonts w:ascii="Times New Roman" w:hAnsi="Times New Roman" w:cs="Times New Roman"/>
          <w:noProof/>
          <w:lang w:val="en-US"/>
        </w:rPr>
      </w:pPr>
    </w:p>
    <w:p w:rsidR="00A11BB9" w:rsidRPr="00D3493F" w:rsidRDefault="00A11BB9">
      <w:pPr>
        <w:tabs>
          <w:tab w:val="center" w:pos="4800"/>
          <w:tab w:val="right" w:pos="9500"/>
        </w:tabs>
        <w:ind w:firstLine="720"/>
        <w:jc w:val="both"/>
        <w:rPr>
          <w:rFonts w:ascii="Times New Roman" w:hAnsi="Times New Roman" w:cs="Times New Roman"/>
          <w:noProof/>
          <w:lang w:val="en-US"/>
        </w:rPr>
      </w:pPr>
    </w:p>
    <w:p w:rsidR="00A11BB9" w:rsidRPr="00D3493F" w:rsidRDefault="00A11BB9">
      <w:pPr>
        <w:pStyle w:val="Titre4"/>
        <w:tabs>
          <w:tab w:val="center" w:pos="4800"/>
          <w:tab w:val="right" w:pos="9500"/>
        </w:tabs>
        <w:rPr>
          <w:lang w:val="en-US"/>
        </w:rPr>
      </w:pPr>
      <w:r w:rsidRPr="00D3493F">
        <w:rPr>
          <w:lang w:val="en-US"/>
        </w:rPr>
        <w:t xml:space="preserve">5.2.3  </w:t>
      </w:r>
      <w:bookmarkStart w:id="261" w:name="GrindEQpgref5665609220"/>
      <w:bookmarkEnd w:id="261"/>
      <w:r w:rsidRPr="00D3493F">
        <w:rPr>
          <w:lang w:val="en-US"/>
        </w:rPr>
        <w:t>Discrete probabilistic forecasts</w:t>
      </w:r>
    </w:p>
    <w:p w:rsidR="00A11BB9" w:rsidRPr="00D3493F" w:rsidRDefault="00A11BB9">
      <w:pPr>
        <w:tabs>
          <w:tab w:val="center" w:pos="4800"/>
          <w:tab w:val="right" w:pos="9500"/>
        </w:tabs>
        <w:ind w:firstLine="720"/>
        <w:jc w:val="both"/>
        <w:rPr>
          <w:rFonts w:ascii="Times New Roman" w:hAnsi="Times New Roman" w:cs="Times New Roman"/>
          <w:noProof/>
          <w:lang w:val="en-US"/>
        </w:rPr>
      </w:pPr>
    </w:p>
    <w:p w:rsidR="00A11BB9" w:rsidRPr="00D3493F" w:rsidRDefault="00A11BB9">
      <w:pPr>
        <w:tabs>
          <w:tab w:val="center" w:pos="4800"/>
          <w:tab w:val="right" w:pos="9500"/>
        </w:tabs>
        <w:ind w:firstLine="720"/>
        <w:jc w:val="both"/>
        <w:rPr>
          <w:rFonts w:ascii="Times New Roman" w:hAnsi="Times New Roman" w:cs="Times New Roman"/>
          <w:noProof/>
          <w:lang w:val="en-US"/>
        </w:rPr>
      </w:pPr>
      <w:r w:rsidRPr="00D3493F">
        <w:rPr>
          <w:noProof/>
          <w:lang w:val="en-US"/>
        </w:rPr>
        <w:t>In the case of discrete probabilistic forecasts, one works with probabilities of occurrence or probability of belonging to a certain category. The implemented options are:</w:t>
      </w:r>
    </w:p>
    <w:p w:rsidR="00A11BB9" w:rsidRPr="00D3493F" w:rsidRDefault="00A11BB9">
      <w:pPr>
        <w:tabs>
          <w:tab w:val="center" w:pos="4800"/>
          <w:tab w:val="right" w:pos="9500"/>
        </w:tabs>
        <w:ind w:firstLine="720"/>
        <w:jc w:val="both"/>
        <w:rPr>
          <w:rFonts w:ascii="Times New Roman" w:hAnsi="Times New Roman" w:cs="Times New Roman"/>
          <w:noProof/>
          <w:lang w:val="en-US"/>
        </w:rPr>
      </w:pPr>
      <w:r w:rsidRPr="00D3493F">
        <w:rPr>
          <w:noProof/>
          <w:lang w:val="en-US"/>
        </w:rPr>
        <w:t xml:space="preserve">  </w:t>
      </w:r>
    </w:p>
    <w:p w:rsidR="00A11BB9" w:rsidRPr="00D3493F" w:rsidRDefault="00A11BB9">
      <w:pPr>
        <w:tabs>
          <w:tab w:val="center" w:pos="4800"/>
          <w:tab w:val="right" w:pos="9500"/>
        </w:tabs>
        <w:ind w:firstLine="720"/>
        <w:rPr>
          <w:rFonts w:ascii="Times New Roman" w:hAnsi="Times New Roman" w:cs="Times New Roman"/>
          <w:noProof/>
          <w:lang w:val="en-US"/>
        </w:rPr>
      </w:pPr>
      <w:r w:rsidRPr="00D3493F">
        <w:rPr>
          <w:noProof/>
          <w:lang w:val="en-US"/>
        </w:rPr>
        <w:t xml:space="preserve">    • Brier Score [Brier(1950)] </w:t>
      </w:r>
    </w:p>
    <w:p w:rsidR="00A11BB9" w:rsidRPr="00D3493F" w:rsidRDefault="00A11BB9">
      <w:pPr>
        <w:tabs>
          <w:tab w:val="center" w:pos="4800"/>
          <w:tab w:val="right" w:pos="9500"/>
        </w:tabs>
        <w:ind w:firstLine="720"/>
        <w:rPr>
          <w:rFonts w:ascii="Times New Roman" w:hAnsi="Times New Roman" w:cs="Times New Roman"/>
          <w:noProof/>
          <w:lang w:val="en-US"/>
        </w:rPr>
      </w:pPr>
      <w:r w:rsidRPr="00D3493F">
        <w:rPr>
          <w:noProof/>
          <w:lang w:val="en-US"/>
        </w:rPr>
        <w:t xml:space="preserve">    • ROC diagramm [?, Relative Operating Characteristic or Receiver Operating Characteristic,]]Mason1982 </w:t>
      </w:r>
    </w:p>
    <w:p w:rsidR="00A11BB9" w:rsidRPr="00D3493F" w:rsidRDefault="00A11BB9">
      <w:pPr>
        <w:tabs>
          <w:tab w:val="center" w:pos="4800"/>
          <w:tab w:val="right" w:pos="9500"/>
        </w:tabs>
        <w:ind w:firstLine="720"/>
        <w:rPr>
          <w:rFonts w:ascii="Times New Roman" w:hAnsi="Times New Roman" w:cs="Times New Roman"/>
          <w:noProof/>
          <w:lang w:val="en-US"/>
        </w:rPr>
      </w:pPr>
      <w:r w:rsidRPr="00D3493F">
        <w:rPr>
          <w:noProof/>
          <w:lang w:val="en-US"/>
        </w:rPr>
        <w:t xml:space="preserve">    • RPS [?, Ranked Probability Score,]]Epstein1969 </w:t>
      </w:r>
    </w:p>
    <w:p w:rsidR="00A11BB9" w:rsidRPr="00D3493F" w:rsidRDefault="00A11BB9">
      <w:pPr>
        <w:tabs>
          <w:tab w:val="center" w:pos="4800"/>
          <w:tab w:val="right" w:pos="9500"/>
        </w:tabs>
        <w:ind w:firstLine="720"/>
        <w:rPr>
          <w:rFonts w:ascii="Times New Roman" w:hAnsi="Times New Roman" w:cs="Times New Roman"/>
          <w:noProof/>
          <w:lang w:val="en-US"/>
        </w:rPr>
      </w:pPr>
      <w:r w:rsidRPr="00D3493F">
        <w:rPr>
          <w:noProof/>
          <w:lang w:val="en-US"/>
        </w:rPr>
        <w:t xml:space="preserve">    • SEEPS [?, Stable Equitable Error in Probability Space,]]Rodwell2010,Rodwell2011 </w:t>
      </w:r>
    </w:p>
    <w:p w:rsidR="00A11BB9" w:rsidRPr="00D3493F" w:rsidRDefault="00A11BB9">
      <w:pPr>
        <w:tabs>
          <w:tab w:val="center" w:pos="4800"/>
          <w:tab w:val="right" w:pos="9500"/>
        </w:tabs>
        <w:ind w:firstLine="720"/>
        <w:jc w:val="both"/>
        <w:rPr>
          <w:rFonts w:ascii="Times New Roman" w:hAnsi="Times New Roman" w:cs="Times New Roman"/>
          <w:noProof/>
          <w:lang w:val="en-US"/>
        </w:rPr>
      </w:pPr>
    </w:p>
    <w:p w:rsidR="00A11BB9" w:rsidRPr="00D3493F" w:rsidRDefault="00A11BB9">
      <w:pPr>
        <w:tabs>
          <w:tab w:val="center" w:pos="4800"/>
          <w:tab w:val="right" w:pos="9500"/>
        </w:tabs>
        <w:ind w:firstLine="720"/>
        <w:jc w:val="both"/>
        <w:rPr>
          <w:rFonts w:ascii="Times New Roman" w:hAnsi="Times New Roman" w:cs="Times New Roman"/>
          <w:noProof/>
          <w:lang w:val="en-US"/>
        </w:rPr>
      </w:pPr>
    </w:p>
    <w:p w:rsidR="00A11BB9" w:rsidRPr="00D3493F" w:rsidRDefault="00A11BB9">
      <w:pPr>
        <w:pStyle w:val="Titre4"/>
        <w:tabs>
          <w:tab w:val="center" w:pos="4800"/>
          <w:tab w:val="right" w:pos="9500"/>
        </w:tabs>
        <w:rPr>
          <w:lang w:val="en-US"/>
        </w:rPr>
      </w:pPr>
      <w:r w:rsidRPr="00D3493F">
        <w:rPr>
          <w:lang w:val="en-US"/>
        </w:rPr>
        <w:t xml:space="preserve">5.2.4  </w:t>
      </w:r>
      <w:bookmarkStart w:id="262" w:name="GrindEQpgref5665609221"/>
      <w:bookmarkEnd w:id="262"/>
      <w:r w:rsidRPr="00D3493F">
        <w:rPr>
          <w:lang w:val="en-US"/>
        </w:rPr>
        <w:t>Continuous probabilistic forecasts</w:t>
      </w:r>
    </w:p>
    <w:p w:rsidR="00A11BB9" w:rsidRPr="00D3493F" w:rsidRDefault="00A11BB9">
      <w:pPr>
        <w:tabs>
          <w:tab w:val="center" w:pos="4800"/>
          <w:tab w:val="right" w:pos="9500"/>
        </w:tabs>
        <w:ind w:firstLine="720"/>
        <w:jc w:val="both"/>
        <w:rPr>
          <w:rFonts w:ascii="Times New Roman" w:hAnsi="Times New Roman" w:cs="Times New Roman"/>
          <w:noProof/>
          <w:lang w:val="en-US"/>
        </w:rPr>
      </w:pPr>
      <w:r w:rsidRPr="00D3493F">
        <w:rPr>
          <w:noProof/>
          <w:lang w:val="en-US"/>
        </w:rPr>
        <w:t xml:space="preserve"> </w:t>
      </w:r>
    </w:p>
    <w:p w:rsidR="00A11BB9" w:rsidRPr="00D3493F" w:rsidRDefault="00A11BB9">
      <w:pPr>
        <w:tabs>
          <w:tab w:val="center" w:pos="4800"/>
          <w:tab w:val="right" w:pos="9500"/>
        </w:tabs>
        <w:ind w:firstLine="720"/>
        <w:jc w:val="both"/>
        <w:rPr>
          <w:rFonts w:ascii="Times New Roman" w:hAnsi="Times New Roman" w:cs="Times New Roman"/>
          <w:noProof/>
          <w:lang w:val="en-US"/>
        </w:rPr>
      </w:pPr>
      <w:r w:rsidRPr="00D3493F">
        <w:rPr>
          <w:noProof/>
          <w:lang w:val="en-US"/>
        </w:rPr>
        <w:t>Continuous probabilistic forecasts of a variable are issued in the form of the expected statistical distribution for this variable. They are expressed either in terms of distribution or by probability density, which needs to be compared to an observed value. This is the situation one meets when forecasting precipitations with the AM.</w:t>
      </w:r>
    </w:p>
    <w:p w:rsidR="00A11BB9" w:rsidRPr="00D3493F" w:rsidRDefault="00A11BB9">
      <w:pPr>
        <w:tabs>
          <w:tab w:val="center" w:pos="4800"/>
          <w:tab w:val="right" w:pos="9500"/>
        </w:tabs>
        <w:ind w:firstLine="720"/>
        <w:jc w:val="both"/>
        <w:rPr>
          <w:rFonts w:ascii="Times New Roman" w:hAnsi="Times New Roman" w:cs="Times New Roman"/>
          <w:noProof/>
          <w:lang w:val="en-US"/>
        </w:rPr>
      </w:pPr>
      <w:r w:rsidRPr="00D3493F">
        <w:rPr>
          <w:noProof/>
          <w:lang w:val="en-US"/>
        </w:rPr>
        <w:t xml:space="preserve">Most applications mainly rely on the CRPS [?, Continuous Ranked Probability Score,]]Brown1974, Matheson1976, Hersbach2000. It allows assessing the predicted cumulative </w:t>
      </w:r>
      <w:r w:rsidRPr="00D3493F">
        <w:rPr>
          <w:noProof/>
          <w:lang w:val="en-US"/>
        </w:rPr>
        <w:lastRenderedPageBreak/>
        <w:t xml:space="preserve">distribution functions </w:t>
      </w:r>
      <w:r>
        <w:rPr>
          <w:noProof/>
          <w:position w:val="-10"/>
        </w:rPr>
        <w:object w:dxaOrig="560" w:dyaOrig="320">
          <v:shape id="_x0000_i1076" type="#_x0000_t75" style="width:27.85pt;height:16.3pt" o:ole="">
            <v:imagedata r:id="rId119" o:title=""/>
          </v:shape>
          <o:OLEObject Type="Embed" ProgID="Equation.3" ShapeID="_x0000_i1076" DrawAspect="Content" ObjectID="_1511254159" r:id="rId120"/>
        </w:object>
      </w:r>
      <w:r w:rsidRPr="00D3493F">
        <w:rPr>
          <w:noProof/>
          <w:lang w:val="en-US"/>
        </w:rPr>
        <w:t xml:space="preserve">, for example of the precipitation values </w:t>
      </w:r>
      <w:r>
        <w:rPr>
          <w:noProof/>
          <w:position w:val="-10"/>
        </w:rPr>
        <w:object w:dxaOrig="220" w:dyaOrig="260">
          <v:shape id="_x0000_i1077" type="#_x0000_t75" style="width:10.85pt;height:12.9pt" o:ole="">
            <v:imagedata r:id="rId121" o:title=""/>
          </v:shape>
          <o:OLEObject Type="Embed" ProgID="Equation.3" ShapeID="_x0000_i1077" DrawAspect="Content" ObjectID="_1511254160" r:id="rId122"/>
        </w:object>
      </w:r>
      <w:r w:rsidRPr="00D3493F">
        <w:rPr>
          <w:noProof/>
          <w:lang w:val="en-US"/>
        </w:rPr>
        <w:t xml:space="preserve"> from analogue situations, compared to the observed value </w:t>
      </w:r>
      <w:r>
        <w:rPr>
          <w:noProof/>
          <w:position w:val="-10"/>
        </w:rPr>
        <w:object w:dxaOrig="300" w:dyaOrig="360">
          <v:shape id="_x0000_i1078" type="#_x0000_t75" style="width:14.95pt;height:18.35pt" o:ole="">
            <v:imagedata r:id="rId123" o:title=""/>
          </v:shape>
          <o:OLEObject Type="Embed" ProgID="Equation.3" ShapeID="_x0000_i1078" DrawAspect="Content" ObjectID="_1511254161" r:id="rId124"/>
        </w:object>
      </w:r>
      <w:r w:rsidRPr="00D3493F">
        <w:rPr>
          <w:noProof/>
          <w:lang w:val="en-US"/>
        </w:rPr>
        <w:t xml:space="preserve">. The better the forecast, the smaller the score. The mean CRPS of a forecast series of length </w:t>
      </w:r>
      <w:r>
        <w:rPr>
          <w:noProof/>
          <w:position w:val="-6"/>
        </w:rPr>
        <w:object w:dxaOrig="200" w:dyaOrig="220">
          <v:shape id="_x0000_i1079" type="#_x0000_t75" style="width:10.2pt;height:10.85pt" o:ole="">
            <v:imagedata r:id="rId125" o:title=""/>
          </v:shape>
          <o:OLEObject Type="Embed" ProgID="Equation.3" ShapeID="_x0000_i1079" DrawAspect="Content" ObjectID="_1511254162" r:id="rId126"/>
        </w:object>
      </w:r>
      <w:r w:rsidRPr="00D3493F">
        <w:rPr>
          <w:noProof/>
          <w:lang w:val="en-US"/>
        </w:rPr>
        <w:t xml:space="preserve"> can be written:</w:t>
      </w:r>
    </w:p>
    <w:p w:rsidR="00A11BB9" w:rsidRPr="00D3493F" w:rsidRDefault="00A11BB9">
      <w:pPr>
        <w:tabs>
          <w:tab w:val="center" w:pos="4800"/>
          <w:tab w:val="right" w:pos="9500"/>
        </w:tabs>
        <w:ind w:firstLine="720"/>
        <w:jc w:val="both"/>
        <w:rPr>
          <w:rFonts w:ascii="Times New Roman" w:hAnsi="Times New Roman" w:cs="Times New Roman"/>
          <w:noProof/>
          <w:lang w:val="en-US"/>
        </w:rPr>
      </w:pPr>
    </w:p>
    <w:p w:rsidR="00A11BB9" w:rsidRPr="00D3493F" w:rsidRDefault="00A11BB9">
      <w:pPr>
        <w:tabs>
          <w:tab w:val="center" w:pos="4800"/>
          <w:tab w:val="right" w:pos="9500"/>
        </w:tabs>
        <w:ind w:firstLine="720"/>
        <w:rPr>
          <w:rFonts w:ascii="Times New Roman" w:hAnsi="Times New Roman" w:cs="Times New Roman"/>
          <w:noProof/>
          <w:lang w:val="en-US"/>
        </w:rPr>
      </w:pPr>
      <w:r w:rsidRPr="00D3493F">
        <w:rPr>
          <w:noProof/>
          <w:lang w:val="en-US"/>
        </w:rPr>
        <w:tab/>
      </w:r>
      <w:r>
        <w:rPr>
          <w:noProof/>
          <w:position w:val="-28"/>
        </w:rPr>
        <w:object w:dxaOrig="4099" w:dyaOrig="680">
          <v:shape id="_x0000_i1080" type="#_x0000_t75" style="width:205.15pt;height:33.95pt" o:ole="">
            <v:imagedata r:id="rId127" o:title=""/>
          </v:shape>
          <o:OLEObject Type="Embed" ProgID="Equation.3" ShapeID="_x0000_i1080" DrawAspect="Content" ObjectID="_1511254163" r:id="rId128"/>
        </w:object>
      </w:r>
      <w:r w:rsidRPr="00D3493F">
        <w:rPr>
          <w:noProof/>
          <w:lang w:val="en-US"/>
        </w:rPr>
        <w:tab/>
        <w:t>(2)</w:t>
      </w:r>
    </w:p>
    <w:p w:rsidR="00A11BB9" w:rsidRPr="00D3493F" w:rsidRDefault="00A11BB9">
      <w:pPr>
        <w:tabs>
          <w:tab w:val="center" w:pos="4800"/>
          <w:tab w:val="right" w:pos="9500"/>
        </w:tabs>
        <w:jc w:val="both"/>
        <w:rPr>
          <w:rFonts w:ascii="Times New Roman" w:hAnsi="Times New Roman" w:cs="Times New Roman"/>
          <w:noProof/>
          <w:lang w:val="en-US"/>
        </w:rPr>
      </w:pPr>
      <w:r w:rsidRPr="00D3493F">
        <w:rPr>
          <w:noProof/>
          <w:lang w:val="en-US"/>
        </w:rPr>
        <w:t xml:space="preserve"> where </w:t>
      </w:r>
      <w:r>
        <w:rPr>
          <w:noProof/>
          <w:position w:val="-12"/>
        </w:rPr>
        <w:object w:dxaOrig="1040" w:dyaOrig="380">
          <v:shape id="_x0000_i1081" type="#_x0000_t75" style="width:52.3pt;height:19pt" o:ole="">
            <v:imagedata r:id="rId129" o:title=""/>
          </v:shape>
          <o:OLEObject Type="Embed" ProgID="Equation.3" ShapeID="_x0000_i1081" DrawAspect="Content" ObjectID="_1511254164" r:id="rId130"/>
        </w:object>
      </w:r>
      <w:r w:rsidRPr="00D3493F">
        <w:rPr>
          <w:noProof/>
          <w:lang w:val="en-US"/>
        </w:rPr>
        <w:t xml:space="preserve"> is the Heaviside function that is null when </w:t>
      </w:r>
      <w:r>
        <w:rPr>
          <w:noProof/>
          <w:position w:val="-12"/>
        </w:rPr>
        <w:object w:dxaOrig="1020" w:dyaOrig="380">
          <v:shape id="_x0000_i1082" type="#_x0000_t75" style="width:50.95pt;height:19pt" o:ole="">
            <v:imagedata r:id="rId131" o:title=""/>
          </v:shape>
          <o:OLEObject Type="Embed" ProgID="Equation.3" ShapeID="_x0000_i1082" DrawAspect="Content" ObjectID="_1511254165" r:id="rId132"/>
        </w:object>
      </w:r>
      <w:r w:rsidRPr="00D3493F">
        <w:rPr>
          <w:noProof/>
          <w:lang w:val="en-US"/>
        </w:rPr>
        <w:t>, and has the value 1 otherwise. The mean CRPS is averaged on the calibration, respectively the validation periods, on all days, may they be dry, slightly rainy or with heavy precipitation.</w:t>
      </w:r>
    </w:p>
    <w:p w:rsidR="00A11BB9" w:rsidRPr="00D3493F" w:rsidRDefault="00A11BB9">
      <w:pPr>
        <w:tabs>
          <w:tab w:val="center" w:pos="4800"/>
          <w:tab w:val="right" w:pos="9500"/>
        </w:tabs>
        <w:ind w:firstLine="720"/>
        <w:jc w:val="both"/>
        <w:rPr>
          <w:rFonts w:ascii="Times New Roman" w:hAnsi="Times New Roman" w:cs="Times New Roman"/>
          <w:noProof/>
          <w:lang w:val="en-US"/>
        </w:rPr>
      </w:pPr>
      <w:r w:rsidRPr="00D3493F">
        <w:rPr>
          <w:noProof/>
          <w:lang w:val="en-US"/>
        </w:rPr>
        <w:t>This score is now commonly used for the evaluation of continuous variables prediction systems [Casati et~al.(2008)Casati, Wilson, Stephenson, Nurmi, Ghelli, Pocernich, Damrath, Ebert, Brown, and Mason, Marty(2010)]. To compare the value of the score in regard to a reference, one often considers its skill score value, and use the climatological distribution as the reference. The CRPSS (</w:t>
      </w:r>
      <w:r w:rsidRPr="00D3493F">
        <w:rPr>
          <w:i/>
          <w:iCs/>
          <w:noProof/>
          <w:lang w:val="en-US"/>
        </w:rPr>
        <w:t>Continuous Ranked Probability Skill Score</w:t>
      </w:r>
      <w:r w:rsidRPr="00D3493F">
        <w:rPr>
          <w:noProof/>
          <w:lang w:val="en-US"/>
        </w:rPr>
        <w:t>) is thus defined as following:</w:t>
      </w:r>
    </w:p>
    <w:p w:rsidR="00A11BB9" w:rsidRPr="00D3493F" w:rsidRDefault="00A11BB9">
      <w:pPr>
        <w:tabs>
          <w:tab w:val="center" w:pos="4800"/>
          <w:tab w:val="right" w:pos="9500"/>
        </w:tabs>
        <w:ind w:firstLine="720"/>
        <w:jc w:val="both"/>
        <w:rPr>
          <w:rFonts w:ascii="Times New Roman" w:hAnsi="Times New Roman" w:cs="Times New Roman"/>
          <w:noProof/>
          <w:lang w:val="en-US"/>
        </w:rPr>
      </w:pPr>
    </w:p>
    <w:p w:rsidR="00A11BB9" w:rsidRPr="00D3493F" w:rsidRDefault="00A11BB9">
      <w:pPr>
        <w:tabs>
          <w:tab w:val="center" w:pos="4800"/>
          <w:tab w:val="right" w:pos="9500"/>
        </w:tabs>
        <w:ind w:firstLine="720"/>
        <w:rPr>
          <w:rFonts w:ascii="Times New Roman" w:hAnsi="Times New Roman" w:cs="Times New Roman"/>
          <w:noProof/>
          <w:lang w:val="en-US"/>
        </w:rPr>
      </w:pPr>
      <w:r w:rsidRPr="00D3493F">
        <w:rPr>
          <w:noProof/>
          <w:lang w:val="en-US"/>
        </w:rPr>
        <w:tab/>
      </w:r>
      <w:r>
        <w:rPr>
          <w:noProof/>
          <w:position w:val="-32"/>
        </w:rPr>
        <w:object w:dxaOrig="3879" w:dyaOrig="700">
          <v:shape id="_x0000_i1083" type="#_x0000_t75" style="width:194.25pt;height:35.3pt" o:ole="">
            <v:imagedata r:id="rId133" o:title=""/>
          </v:shape>
          <o:OLEObject Type="Embed" ProgID="Equation.3" ShapeID="_x0000_i1083" DrawAspect="Content" ObjectID="_1511254166" r:id="rId134"/>
        </w:object>
      </w:r>
      <w:r w:rsidRPr="00D3493F">
        <w:rPr>
          <w:noProof/>
          <w:lang w:val="en-US"/>
        </w:rPr>
        <w:tab/>
        <w:t>(3)</w:t>
      </w:r>
    </w:p>
    <w:p w:rsidR="00A11BB9" w:rsidRPr="00D3493F" w:rsidRDefault="00A11BB9">
      <w:pPr>
        <w:tabs>
          <w:tab w:val="center" w:pos="4800"/>
          <w:tab w:val="right" w:pos="9500"/>
        </w:tabs>
        <w:jc w:val="both"/>
        <w:rPr>
          <w:rFonts w:ascii="Times New Roman" w:hAnsi="Times New Roman" w:cs="Times New Roman"/>
          <w:noProof/>
          <w:lang w:val="en-US"/>
        </w:rPr>
      </w:pPr>
      <w:r w:rsidRPr="00D3493F">
        <w:rPr>
          <w:noProof/>
          <w:lang w:val="en-US"/>
        </w:rPr>
        <w:t xml:space="preserve"> where </w:t>
      </w:r>
      <w:r>
        <w:rPr>
          <w:noProof/>
          <w:position w:val="-10"/>
        </w:rPr>
        <w:object w:dxaOrig="720" w:dyaOrig="340">
          <v:shape id="_x0000_i1084" type="#_x0000_t75" style="width:36pt;height:17pt" o:ole="">
            <v:imagedata r:id="rId135" o:title=""/>
          </v:shape>
          <o:OLEObject Type="Embed" ProgID="Equation.3" ShapeID="_x0000_i1084" DrawAspect="Content" ObjectID="_1511254167" r:id="rId136"/>
        </w:object>
      </w:r>
      <w:r w:rsidRPr="00D3493F">
        <w:rPr>
          <w:noProof/>
          <w:lang w:val="en-US"/>
        </w:rPr>
        <w:t xml:space="preserve"> is the CRPS value for the reference and </w:t>
      </w:r>
      <w:r>
        <w:rPr>
          <w:noProof/>
          <w:position w:val="-14"/>
        </w:rPr>
        <w:object w:dxaOrig="740" w:dyaOrig="380">
          <v:shape id="_x0000_i1085" type="#_x0000_t75" style="width:36.7pt;height:19pt" o:ole="">
            <v:imagedata r:id="rId137" o:title=""/>
          </v:shape>
          <o:OLEObject Type="Embed" ProgID="Equation.3" ShapeID="_x0000_i1085" DrawAspect="Content" ObjectID="_1511254168" r:id="rId138"/>
        </w:object>
      </w:r>
      <w:r w:rsidRPr="00D3493F">
        <w:rPr>
          <w:noProof/>
          <w:lang w:val="en-US"/>
        </w:rPr>
        <w:t xml:space="preserve"> would be the one for a perfect forecast (which implies </w:t>
      </w:r>
      <w:r>
        <w:rPr>
          <w:noProof/>
          <w:position w:val="-14"/>
        </w:rPr>
        <w:object w:dxaOrig="1120" w:dyaOrig="380">
          <v:shape id="_x0000_i1086" type="#_x0000_t75" style="width:55.7pt;height:19pt" o:ole="">
            <v:imagedata r:id="rId139" o:title=""/>
          </v:shape>
          <o:OLEObject Type="Embed" ProgID="Equation.3" ShapeID="_x0000_i1086" DrawAspect="Content" ObjectID="_1511254169" r:id="rId140"/>
        </w:object>
      </w:r>
      <w:r w:rsidRPr="00D3493F">
        <w:rPr>
          <w:noProof/>
          <w:lang w:val="en-US"/>
        </w:rPr>
        <w:t>).</w:t>
      </w:r>
    </w:p>
    <w:p w:rsidR="00A11BB9" w:rsidRPr="00D3493F" w:rsidRDefault="00A11BB9">
      <w:pPr>
        <w:tabs>
          <w:tab w:val="center" w:pos="4800"/>
          <w:tab w:val="right" w:pos="9500"/>
        </w:tabs>
        <w:ind w:firstLine="720"/>
        <w:jc w:val="both"/>
        <w:rPr>
          <w:rFonts w:ascii="Times New Roman" w:hAnsi="Times New Roman" w:cs="Times New Roman"/>
          <w:noProof/>
          <w:lang w:val="en-US"/>
        </w:rPr>
      </w:pPr>
      <w:r w:rsidRPr="00D3493F">
        <w:rPr>
          <w:noProof/>
          <w:lang w:val="en-US"/>
        </w:rPr>
        <w:t>The CRPS can be decomposed into several indicators, also implemented into AtmoSwing Optimizer, such as:</w:t>
      </w:r>
    </w:p>
    <w:p w:rsidR="00A11BB9" w:rsidRPr="00D3493F" w:rsidRDefault="00A11BB9">
      <w:pPr>
        <w:tabs>
          <w:tab w:val="center" w:pos="4800"/>
          <w:tab w:val="right" w:pos="9500"/>
        </w:tabs>
        <w:ind w:firstLine="720"/>
        <w:jc w:val="both"/>
        <w:rPr>
          <w:rFonts w:ascii="Times New Roman" w:hAnsi="Times New Roman" w:cs="Times New Roman"/>
          <w:noProof/>
          <w:lang w:val="en-US"/>
        </w:rPr>
      </w:pPr>
      <w:r w:rsidRPr="00D3493F">
        <w:rPr>
          <w:noProof/>
          <w:lang w:val="en-US"/>
        </w:rPr>
        <w:t xml:space="preserve">  </w:t>
      </w:r>
    </w:p>
    <w:p w:rsidR="00A11BB9" w:rsidRPr="00D3493F" w:rsidRDefault="00A11BB9">
      <w:pPr>
        <w:tabs>
          <w:tab w:val="center" w:pos="4800"/>
          <w:tab w:val="right" w:pos="9500"/>
        </w:tabs>
        <w:ind w:firstLine="720"/>
        <w:rPr>
          <w:rFonts w:ascii="Times New Roman" w:hAnsi="Times New Roman" w:cs="Times New Roman"/>
          <w:noProof/>
          <w:lang w:val="en-US"/>
        </w:rPr>
      </w:pPr>
      <w:r w:rsidRPr="00D3493F">
        <w:rPr>
          <w:noProof/>
          <w:lang w:val="en-US"/>
        </w:rPr>
        <w:t xml:space="preserve">    • Reliability [Hersbach(2000)] </w:t>
      </w:r>
    </w:p>
    <w:p w:rsidR="00A11BB9" w:rsidRPr="00D3493F" w:rsidRDefault="00A11BB9">
      <w:pPr>
        <w:tabs>
          <w:tab w:val="center" w:pos="4800"/>
          <w:tab w:val="right" w:pos="9500"/>
        </w:tabs>
        <w:ind w:firstLine="720"/>
        <w:rPr>
          <w:rFonts w:ascii="Times New Roman" w:hAnsi="Times New Roman" w:cs="Times New Roman"/>
          <w:noProof/>
          <w:lang w:val="en-US"/>
        </w:rPr>
      </w:pPr>
      <w:r w:rsidRPr="00D3493F">
        <w:rPr>
          <w:noProof/>
          <w:lang w:val="en-US"/>
        </w:rPr>
        <w:t xml:space="preserve">    • Resolution / uncertainty [Hersbach(2000)] </w:t>
      </w:r>
    </w:p>
    <w:p w:rsidR="00A11BB9" w:rsidRPr="00D3493F" w:rsidRDefault="00A11BB9">
      <w:pPr>
        <w:tabs>
          <w:tab w:val="center" w:pos="4800"/>
          <w:tab w:val="right" w:pos="9500"/>
        </w:tabs>
        <w:ind w:firstLine="720"/>
        <w:rPr>
          <w:rFonts w:ascii="Times New Roman" w:hAnsi="Times New Roman" w:cs="Times New Roman"/>
          <w:noProof/>
          <w:lang w:val="en-US"/>
        </w:rPr>
      </w:pPr>
      <w:r w:rsidRPr="00D3493F">
        <w:rPr>
          <w:noProof/>
          <w:lang w:val="en-US"/>
        </w:rPr>
        <w:t xml:space="preserve">    • Sharpness [Bontron(2004)] </w:t>
      </w:r>
    </w:p>
    <w:p w:rsidR="00A11BB9" w:rsidRPr="00D3493F" w:rsidRDefault="00A11BB9">
      <w:pPr>
        <w:tabs>
          <w:tab w:val="center" w:pos="4800"/>
          <w:tab w:val="right" w:pos="9500"/>
        </w:tabs>
        <w:ind w:firstLine="720"/>
        <w:rPr>
          <w:rFonts w:ascii="Times New Roman" w:hAnsi="Times New Roman" w:cs="Times New Roman"/>
          <w:noProof/>
          <w:lang w:val="en-US"/>
        </w:rPr>
      </w:pPr>
      <w:r w:rsidRPr="00D3493F">
        <w:rPr>
          <w:noProof/>
          <w:lang w:val="en-US"/>
        </w:rPr>
        <w:t xml:space="preserve">    • Accuracy [Bontron(2004)] </w:t>
      </w:r>
    </w:p>
    <w:p w:rsidR="00A11BB9" w:rsidRPr="00D3493F" w:rsidRDefault="00A11BB9">
      <w:pPr>
        <w:tabs>
          <w:tab w:val="center" w:pos="4800"/>
          <w:tab w:val="right" w:pos="9500"/>
        </w:tabs>
        <w:ind w:firstLine="720"/>
        <w:jc w:val="both"/>
        <w:rPr>
          <w:rFonts w:ascii="Times New Roman" w:hAnsi="Times New Roman" w:cs="Times New Roman"/>
          <w:noProof/>
          <w:lang w:val="en-US"/>
        </w:rPr>
      </w:pPr>
    </w:p>
    <w:p w:rsidR="00A11BB9" w:rsidRPr="00D3493F" w:rsidRDefault="00A11BB9">
      <w:pPr>
        <w:tabs>
          <w:tab w:val="center" w:pos="4800"/>
          <w:tab w:val="right" w:pos="9500"/>
        </w:tabs>
        <w:ind w:firstLine="720"/>
        <w:jc w:val="both"/>
        <w:rPr>
          <w:rFonts w:ascii="Times New Roman" w:hAnsi="Times New Roman" w:cs="Times New Roman"/>
          <w:noProof/>
          <w:lang w:val="en-US"/>
        </w:rPr>
      </w:pPr>
      <w:r w:rsidRPr="00D3493F">
        <w:rPr>
          <w:noProof/>
          <w:lang w:val="en-US"/>
        </w:rPr>
        <w:t>Finally, the rank diagram [Talagrand et~al.(1997)Talagrand, Vautard, and Strauss] and its accuracy as defined by [Candille and Talagrand(2005)] are also available.</w:t>
      </w:r>
    </w:p>
    <w:p w:rsidR="00A11BB9" w:rsidRPr="00D3493F" w:rsidRDefault="00A11BB9">
      <w:pPr>
        <w:tabs>
          <w:tab w:val="center" w:pos="4800"/>
          <w:tab w:val="right" w:pos="9500"/>
        </w:tabs>
        <w:ind w:firstLine="720"/>
        <w:jc w:val="both"/>
        <w:rPr>
          <w:rFonts w:ascii="Times New Roman" w:hAnsi="Times New Roman" w:cs="Times New Roman"/>
          <w:noProof/>
          <w:lang w:val="en-US"/>
        </w:rPr>
      </w:pPr>
    </w:p>
    <w:p w:rsidR="00A11BB9" w:rsidRPr="00D3493F" w:rsidRDefault="00A11BB9">
      <w:pPr>
        <w:pStyle w:val="Titre3"/>
        <w:tabs>
          <w:tab w:val="center" w:pos="4800"/>
          <w:tab w:val="right" w:pos="9500"/>
        </w:tabs>
        <w:rPr>
          <w:lang w:val="en-US"/>
        </w:rPr>
      </w:pPr>
      <w:r w:rsidRPr="00D3493F">
        <w:rPr>
          <w:lang w:val="en-US"/>
        </w:rPr>
        <w:t xml:space="preserve">5.3  </w:t>
      </w:r>
      <w:bookmarkStart w:id="263" w:name="GrindEQpgref5665609222"/>
      <w:bookmarkEnd w:id="263"/>
      <w:r w:rsidRPr="00D3493F">
        <w:rPr>
          <w:lang w:val="en-US"/>
        </w:rPr>
        <w:t>The sequential calibration</w:t>
      </w:r>
    </w:p>
    <w:p w:rsidR="00A11BB9" w:rsidRPr="00D3493F" w:rsidRDefault="00A11BB9">
      <w:pPr>
        <w:tabs>
          <w:tab w:val="center" w:pos="4800"/>
          <w:tab w:val="right" w:pos="9500"/>
        </w:tabs>
        <w:ind w:firstLine="720"/>
        <w:jc w:val="both"/>
        <w:rPr>
          <w:rFonts w:ascii="Times New Roman" w:hAnsi="Times New Roman" w:cs="Times New Roman"/>
          <w:noProof/>
          <w:lang w:val="en-US"/>
        </w:rPr>
      </w:pPr>
      <w:r w:rsidRPr="00D3493F">
        <w:rPr>
          <w:noProof/>
          <w:lang w:val="en-US"/>
        </w:rPr>
        <w:t xml:space="preserve"> </w:t>
      </w:r>
    </w:p>
    <w:p w:rsidR="00A11BB9" w:rsidRPr="00D3493F" w:rsidRDefault="00A11BB9">
      <w:pPr>
        <w:tabs>
          <w:tab w:val="center" w:pos="4800"/>
          <w:tab w:val="right" w:pos="9500"/>
        </w:tabs>
        <w:ind w:firstLine="720"/>
        <w:jc w:val="both"/>
        <w:rPr>
          <w:rFonts w:ascii="Times New Roman" w:hAnsi="Times New Roman" w:cs="Times New Roman"/>
          <w:noProof/>
          <w:lang w:val="en-US"/>
        </w:rPr>
      </w:pPr>
      <w:r w:rsidRPr="00D3493F">
        <w:rPr>
          <w:noProof/>
          <w:lang w:val="en-US"/>
        </w:rPr>
        <w:t>The calibration procedure that we call "sequential" or "classic", but which is also named "optimization" [?, eg. by]]BenDaoud2015, was developed by [Bontron(2004)] at the LTHE laboratory (INPG, Grenoble). It is a semi-automatic procedure that determines the optimal parameters for the different variables of each level of analogy. The analogy levels (eg. the atmospheric circulation or moisture index) are calibrated sequentially. The procedure consists of the following steps [Bontron(2004)]:</w:t>
      </w:r>
    </w:p>
    <w:p w:rsidR="00A11BB9" w:rsidRPr="00D3493F" w:rsidRDefault="00A11BB9">
      <w:pPr>
        <w:tabs>
          <w:tab w:val="center" w:pos="4800"/>
          <w:tab w:val="right" w:pos="9500"/>
        </w:tabs>
        <w:ind w:firstLine="720"/>
        <w:jc w:val="both"/>
        <w:rPr>
          <w:rFonts w:ascii="Times New Roman" w:hAnsi="Times New Roman" w:cs="Times New Roman"/>
          <w:noProof/>
          <w:lang w:val="en-US"/>
        </w:rPr>
      </w:pPr>
      <w:r w:rsidRPr="00D3493F">
        <w:rPr>
          <w:noProof/>
          <w:lang w:val="en-US"/>
        </w:rPr>
        <w:t xml:space="preserve"> </w:t>
      </w:r>
    </w:p>
    <w:p w:rsidR="00A11BB9" w:rsidRPr="00D3493F" w:rsidRDefault="00A11BB9">
      <w:pPr>
        <w:tabs>
          <w:tab w:val="center" w:pos="4800"/>
          <w:tab w:val="right" w:pos="9500"/>
        </w:tabs>
        <w:ind w:firstLine="720"/>
        <w:rPr>
          <w:rFonts w:ascii="Times New Roman" w:hAnsi="Times New Roman" w:cs="Times New Roman"/>
          <w:noProof/>
          <w:lang w:val="en-US"/>
        </w:rPr>
      </w:pPr>
      <w:r w:rsidRPr="00D3493F">
        <w:rPr>
          <w:noProof/>
          <w:lang w:val="en-US"/>
        </w:rPr>
        <w:t xml:space="preserve">    1.  Manual selection of the following parameters:  </w:t>
      </w:r>
    </w:p>
    <w:p w:rsidR="00A11BB9" w:rsidRPr="00D3493F" w:rsidRDefault="00A11BB9">
      <w:pPr>
        <w:tabs>
          <w:tab w:val="center" w:pos="4800"/>
          <w:tab w:val="right" w:pos="9500"/>
        </w:tabs>
        <w:ind w:firstLine="720"/>
        <w:rPr>
          <w:rFonts w:ascii="Times New Roman" w:hAnsi="Times New Roman" w:cs="Times New Roman"/>
          <w:noProof/>
          <w:lang w:val="en-US"/>
        </w:rPr>
      </w:pPr>
      <w:r w:rsidRPr="00D3493F">
        <w:rPr>
          <w:noProof/>
          <w:lang w:val="en-US"/>
        </w:rPr>
        <w:t xml:space="preserve">        (a) meteorological variable, </w:t>
      </w:r>
      <w:ins w:id="264" w:author="obled" w:date="2015-12-08T10:34:00Z">
        <w:r w:rsidR="001F3630">
          <w:rPr>
            <w:noProof/>
            <w:lang w:val="en-US"/>
          </w:rPr>
          <w:t xml:space="preserve">(e.g. </w:t>
        </w:r>
      </w:ins>
      <w:ins w:id="265" w:author="obled" w:date="2015-12-08T10:35:00Z">
        <w:r w:rsidR="001F3630">
          <w:rPr>
            <w:noProof/>
            <w:lang w:val="en-US"/>
          </w:rPr>
          <w:t>geopotentials, or temperature, etc…)</w:t>
        </w:r>
      </w:ins>
    </w:p>
    <w:p w:rsidR="00A11BB9" w:rsidRPr="00D3493F" w:rsidRDefault="00A11BB9">
      <w:pPr>
        <w:tabs>
          <w:tab w:val="center" w:pos="4800"/>
          <w:tab w:val="right" w:pos="9500"/>
        </w:tabs>
        <w:ind w:firstLine="720"/>
        <w:rPr>
          <w:rFonts w:ascii="Times New Roman" w:hAnsi="Times New Roman" w:cs="Times New Roman"/>
          <w:noProof/>
          <w:lang w:val="en-US"/>
        </w:rPr>
      </w:pPr>
      <w:r w:rsidRPr="00D3493F">
        <w:rPr>
          <w:noProof/>
          <w:lang w:val="en-US"/>
        </w:rPr>
        <w:t xml:space="preserve">        (b) pressure level, </w:t>
      </w:r>
      <w:ins w:id="266" w:author="obled" w:date="2015-12-08T10:35:00Z">
        <w:r w:rsidR="001F3630">
          <w:rPr>
            <w:noProof/>
            <w:lang w:val="en-US"/>
          </w:rPr>
          <w:t>(e.g. 700 hPa,…)</w:t>
        </w:r>
      </w:ins>
    </w:p>
    <w:p w:rsidR="00A11BB9" w:rsidRPr="00D3493F" w:rsidRDefault="00A11BB9">
      <w:pPr>
        <w:tabs>
          <w:tab w:val="center" w:pos="4800"/>
          <w:tab w:val="right" w:pos="9500"/>
        </w:tabs>
        <w:ind w:firstLine="720"/>
        <w:rPr>
          <w:rFonts w:ascii="Times New Roman" w:hAnsi="Times New Roman" w:cs="Times New Roman"/>
          <w:noProof/>
          <w:lang w:val="en-US"/>
        </w:rPr>
      </w:pPr>
      <w:r w:rsidRPr="00D3493F">
        <w:rPr>
          <w:noProof/>
          <w:lang w:val="en-US"/>
        </w:rPr>
        <w:lastRenderedPageBreak/>
        <w:t xml:space="preserve">        (c) temporal window (hour of observation),</w:t>
      </w:r>
      <w:ins w:id="267" w:author="obled" w:date="2015-12-08T10:35:00Z">
        <w:r w:rsidR="001F3630" w:rsidRPr="001F3630">
          <w:rPr>
            <w:noProof/>
            <w:lang w:val="en-US"/>
          </w:rPr>
          <w:t xml:space="preserve"> </w:t>
        </w:r>
        <w:r w:rsidR="001F3630">
          <w:rPr>
            <w:noProof/>
            <w:lang w:val="en-US"/>
          </w:rPr>
          <w:t xml:space="preserve">(e.g. </w:t>
        </w:r>
      </w:ins>
      <w:ins w:id="268" w:author="obled" w:date="2015-12-08T10:36:00Z">
        <w:r w:rsidR="001F3630">
          <w:rPr>
            <w:noProof/>
            <w:lang w:val="en-US"/>
          </w:rPr>
          <w:t>6, or 12 h UTC…)</w:t>
        </w:r>
      </w:ins>
      <w:r w:rsidRPr="00D3493F">
        <w:rPr>
          <w:noProof/>
          <w:lang w:val="en-US"/>
        </w:rPr>
        <w:t xml:space="preserve"> </w:t>
      </w:r>
    </w:p>
    <w:p w:rsidR="00A11BB9" w:rsidRPr="00D3493F" w:rsidRDefault="00A11BB9">
      <w:pPr>
        <w:tabs>
          <w:tab w:val="center" w:pos="4800"/>
          <w:tab w:val="right" w:pos="9500"/>
        </w:tabs>
        <w:ind w:firstLine="720"/>
        <w:rPr>
          <w:rFonts w:ascii="Times New Roman" w:hAnsi="Times New Roman" w:cs="Times New Roman"/>
          <w:noProof/>
          <w:lang w:val="en-US"/>
        </w:rPr>
      </w:pPr>
      <w:r w:rsidRPr="00D3493F">
        <w:rPr>
          <w:noProof/>
          <w:lang w:val="en-US"/>
        </w:rPr>
        <w:t xml:space="preserve">        (d) initial analogue numbers. </w:t>
      </w:r>
      <w:ins w:id="269" w:author="obled" w:date="2015-12-08T10:36:00Z">
        <w:r w:rsidR="001F3630">
          <w:rPr>
            <w:noProof/>
            <w:lang w:val="en-US"/>
          </w:rPr>
          <w:t>(e.g. N=50)</w:t>
        </w:r>
      </w:ins>
    </w:p>
    <w:p w:rsidR="00A11BB9" w:rsidRPr="00D3493F" w:rsidRDefault="00A11BB9">
      <w:pPr>
        <w:tabs>
          <w:tab w:val="center" w:pos="4800"/>
          <w:tab w:val="right" w:pos="9500"/>
        </w:tabs>
        <w:ind w:firstLine="720"/>
        <w:jc w:val="both"/>
        <w:rPr>
          <w:rFonts w:ascii="Times New Roman" w:hAnsi="Times New Roman" w:cs="Times New Roman"/>
          <w:noProof/>
          <w:lang w:val="en-US"/>
        </w:rPr>
      </w:pPr>
    </w:p>
    <w:p w:rsidR="00A11BB9" w:rsidRPr="00D3493F" w:rsidRDefault="00A11BB9">
      <w:pPr>
        <w:tabs>
          <w:tab w:val="center" w:pos="4800"/>
          <w:tab w:val="right" w:pos="9500"/>
        </w:tabs>
        <w:ind w:firstLine="720"/>
        <w:jc w:val="both"/>
        <w:rPr>
          <w:rFonts w:ascii="Times New Roman" w:hAnsi="Times New Roman" w:cs="Times New Roman"/>
          <w:noProof/>
          <w:lang w:val="en-US"/>
        </w:rPr>
      </w:pPr>
    </w:p>
    <w:p w:rsidR="00A11BB9" w:rsidRPr="00D3493F" w:rsidRDefault="00A11BB9">
      <w:pPr>
        <w:tabs>
          <w:tab w:val="center" w:pos="4800"/>
          <w:tab w:val="right" w:pos="9500"/>
        </w:tabs>
        <w:ind w:firstLine="720"/>
        <w:rPr>
          <w:rFonts w:ascii="Times New Roman" w:hAnsi="Times New Roman" w:cs="Times New Roman"/>
          <w:noProof/>
          <w:lang w:val="en-US"/>
        </w:rPr>
      </w:pPr>
      <w:r w:rsidRPr="00D3493F">
        <w:rPr>
          <w:noProof/>
          <w:lang w:val="en-US"/>
        </w:rPr>
        <w:t xml:space="preserve">    2.  For every level of analogy:  </w:t>
      </w:r>
    </w:p>
    <w:p w:rsidR="00A11BB9" w:rsidRPr="00D3493F" w:rsidRDefault="00A11BB9">
      <w:pPr>
        <w:tabs>
          <w:tab w:val="center" w:pos="4800"/>
          <w:tab w:val="right" w:pos="9500"/>
        </w:tabs>
        <w:ind w:firstLine="720"/>
        <w:rPr>
          <w:rFonts w:ascii="Times New Roman" w:hAnsi="Times New Roman" w:cs="Times New Roman"/>
          <w:noProof/>
          <w:lang w:val="en-US"/>
        </w:rPr>
      </w:pPr>
      <w:r w:rsidRPr="00D3493F">
        <w:rPr>
          <w:noProof/>
          <w:lang w:val="en-US"/>
        </w:rPr>
        <w:t xml:space="preserve">        (a) Identification of the most skilled unitary cell (1 point for moisture variables and 4 for the geopotential height when using the S1 criteria) over a large domain. Every point (or cell) of the full domain is assessed jointly on all predictors of the level of analogy (consisting generally of the same variable, but on different pressure levels and at different hours). </w:t>
      </w:r>
    </w:p>
    <w:p w:rsidR="00A11BB9" w:rsidRPr="00D3493F" w:rsidRDefault="00A11BB9">
      <w:pPr>
        <w:tabs>
          <w:tab w:val="center" w:pos="4800"/>
          <w:tab w:val="right" w:pos="9500"/>
        </w:tabs>
        <w:ind w:firstLine="720"/>
        <w:rPr>
          <w:rFonts w:ascii="Times New Roman" w:hAnsi="Times New Roman" w:cs="Times New Roman"/>
          <w:noProof/>
          <w:lang w:val="en-US"/>
        </w:rPr>
      </w:pPr>
      <w:r w:rsidRPr="00D3493F">
        <w:rPr>
          <w:noProof/>
          <w:lang w:val="en-US"/>
        </w:rPr>
        <w:t xml:space="preserve">        (b) From this most skilled point, the spatial window is expanded by successive iterations in the direction of greater performance gain. The detailed stages are the followings: (i) The unitary spatial window is expanded in every 4 directions successively. The performance score is processed for these 4 windows. (ii) Only the direction providing the best improvement is applied to the spatial window. (iii) From this new spatial window, an increase in every 4 directions is once again assessed, and the best improvement is applied. (iv) The spatial window grows up by repeating the previous steps, until no improvement is reached. </w:t>
      </w:r>
    </w:p>
    <w:p w:rsidR="00A11BB9" w:rsidRPr="00D3493F" w:rsidRDefault="00A11BB9">
      <w:pPr>
        <w:tabs>
          <w:tab w:val="center" w:pos="4800"/>
          <w:tab w:val="right" w:pos="9500"/>
        </w:tabs>
        <w:ind w:firstLine="720"/>
        <w:rPr>
          <w:rFonts w:ascii="Times New Roman" w:hAnsi="Times New Roman" w:cs="Times New Roman"/>
          <w:noProof/>
          <w:lang w:val="en-US"/>
        </w:rPr>
      </w:pPr>
      <w:r w:rsidRPr="00D3493F">
        <w:rPr>
          <w:noProof/>
          <w:lang w:val="en-US"/>
        </w:rPr>
        <w:t xml:space="preserve">        (c) The number of analogue situations is </w:t>
      </w:r>
      <w:ins w:id="270" w:author="obled" w:date="2015-12-08T10:37:00Z">
        <w:r w:rsidR="001F3630">
          <w:rPr>
            <w:noProof/>
            <w:lang w:val="en-US"/>
          </w:rPr>
          <w:t xml:space="preserve">then reconsidered and </w:t>
        </w:r>
      </w:ins>
      <w:r w:rsidRPr="00D3493F">
        <w:rPr>
          <w:noProof/>
          <w:lang w:val="en-US"/>
        </w:rPr>
        <w:t xml:space="preserve">optimized for the current level of analogy. </w:t>
      </w:r>
    </w:p>
    <w:p w:rsidR="00A11BB9" w:rsidRPr="00D3493F" w:rsidRDefault="00A11BB9">
      <w:pPr>
        <w:tabs>
          <w:tab w:val="center" w:pos="4800"/>
          <w:tab w:val="right" w:pos="9500"/>
        </w:tabs>
        <w:ind w:firstLine="720"/>
        <w:rPr>
          <w:rFonts w:ascii="Times New Roman" w:hAnsi="Times New Roman" w:cs="Times New Roman"/>
          <w:noProof/>
          <w:lang w:val="en-US"/>
        </w:rPr>
      </w:pPr>
      <w:r w:rsidRPr="00D3493F">
        <w:rPr>
          <w:noProof/>
          <w:lang w:val="en-US"/>
        </w:rPr>
        <w:t xml:space="preserve">        (d) A new level of analogy can </w:t>
      </w:r>
      <w:ins w:id="271" w:author="obled" w:date="2015-12-08T10:37:00Z">
        <w:r w:rsidR="001F3630">
          <w:rPr>
            <w:noProof/>
            <w:lang w:val="en-US"/>
          </w:rPr>
          <w:t xml:space="preserve">then </w:t>
        </w:r>
      </w:ins>
      <w:r w:rsidRPr="00D3493F">
        <w:rPr>
          <w:noProof/>
          <w:lang w:val="en-US"/>
        </w:rPr>
        <w:t xml:space="preserve">be added, based on other variables (such as the moisture index) on predefined pressure levels and time frames. The number of analogues for the next level of analogy is initiated at a chosen value. Then, the procedure starts again from step (a) for the new level. The parameters calibrated on the previous analogue levels are fixed and do not change </w:t>
      </w:r>
      <w:commentRangeStart w:id="272"/>
      <w:r w:rsidRPr="00D3493F">
        <w:rPr>
          <w:noProof/>
          <w:lang w:val="en-US"/>
        </w:rPr>
        <w:t xml:space="preserve">(except the number of analogues, at the final stage). </w:t>
      </w:r>
      <w:commentRangeEnd w:id="272"/>
      <w:r w:rsidR="001F3630">
        <w:rPr>
          <w:rStyle w:val="Marquedecommentaire"/>
        </w:rPr>
        <w:commentReference w:id="272"/>
      </w:r>
    </w:p>
    <w:p w:rsidR="00A11BB9" w:rsidRPr="00D3493F" w:rsidRDefault="00A11BB9">
      <w:pPr>
        <w:tabs>
          <w:tab w:val="center" w:pos="4800"/>
          <w:tab w:val="right" w:pos="9500"/>
        </w:tabs>
        <w:ind w:firstLine="720"/>
        <w:jc w:val="both"/>
        <w:rPr>
          <w:rFonts w:ascii="Times New Roman" w:hAnsi="Times New Roman" w:cs="Times New Roman"/>
          <w:noProof/>
          <w:lang w:val="en-US"/>
        </w:rPr>
      </w:pPr>
      <w:r w:rsidRPr="00D3493F">
        <w:rPr>
          <w:noProof/>
          <w:lang w:val="en-US"/>
        </w:rPr>
        <w:t xml:space="preserve"> </w:t>
      </w:r>
    </w:p>
    <w:p w:rsidR="00A11BB9" w:rsidRPr="00D3493F" w:rsidRDefault="00A11BB9">
      <w:pPr>
        <w:tabs>
          <w:tab w:val="center" w:pos="4800"/>
          <w:tab w:val="right" w:pos="9500"/>
        </w:tabs>
        <w:ind w:firstLine="720"/>
        <w:rPr>
          <w:rFonts w:ascii="Times New Roman" w:hAnsi="Times New Roman" w:cs="Times New Roman"/>
          <w:noProof/>
          <w:lang w:val="en-US"/>
        </w:rPr>
      </w:pPr>
      <w:r w:rsidRPr="00D3493F">
        <w:rPr>
          <w:noProof/>
          <w:lang w:val="en-US"/>
        </w:rPr>
        <w:t xml:space="preserve">    3.  Finally, the numbers of analogues are re-assessed for the different levels of analogy. This is done iteratively by varying the number of analogues of each level in a systematic way. </w:t>
      </w:r>
    </w:p>
    <w:p w:rsidR="00A11BB9" w:rsidRPr="00D3493F" w:rsidRDefault="00A11BB9">
      <w:pPr>
        <w:tabs>
          <w:tab w:val="center" w:pos="4800"/>
          <w:tab w:val="right" w:pos="9500"/>
        </w:tabs>
        <w:ind w:firstLine="720"/>
        <w:jc w:val="both"/>
        <w:rPr>
          <w:rFonts w:ascii="Times New Roman" w:hAnsi="Times New Roman" w:cs="Times New Roman"/>
          <w:noProof/>
          <w:lang w:val="en-US"/>
        </w:rPr>
      </w:pPr>
    </w:p>
    <w:p w:rsidR="00A11BB9" w:rsidRPr="00D3493F" w:rsidRDefault="00A11BB9">
      <w:pPr>
        <w:tabs>
          <w:tab w:val="center" w:pos="4800"/>
          <w:tab w:val="right" w:pos="9500"/>
        </w:tabs>
        <w:ind w:firstLine="720"/>
        <w:jc w:val="both"/>
        <w:rPr>
          <w:rFonts w:ascii="Times New Roman" w:hAnsi="Times New Roman" w:cs="Times New Roman"/>
          <w:noProof/>
          <w:lang w:val="en-US"/>
        </w:rPr>
      </w:pPr>
      <w:r w:rsidRPr="00D3493F">
        <w:rPr>
          <w:noProof/>
          <w:lang w:val="en-US"/>
        </w:rPr>
        <w:t>The calibration is thus done in successive steps, on a limited number of parameters. Previously calibrated parameters are generally not reassessed. The advantage of this method is that it is relatively fast, it provides acceptable results, and it has low computing requirements.</w:t>
      </w:r>
    </w:p>
    <w:p w:rsidR="00A11BB9" w:rsidRPr="00D3493F" w:rsidRDefault="00A11BB9">
      <w:pPr>
        <w:tabs>
          <w:tab w:val="center" w:pos="4800"/>
          <w:tab w:val="right" w:pos="9500"/>
        </w:tabs>
        <w:ind w:firstLine="720"/>
        <w:jc w:val="both"/>
        <w:rPr>
          <w:rFonts w:ascii="Times New Roman" w:hAnsi="Times New Roman" w:cs="Times New Roman"/>
          <w:noProof/>
          <w:lang w:val="en-US"/>
        </w:rPr>
      </w:pPr>
      <w:r w:rsidRPr="00D3493F">
        <w:rPr>
          <w:noProof/>
          <w:lang w:val="en-US"/>
        </w:rPr>
        <w:t>Small improvements were added to this method, then named "classic+", by allowing the spatial windows to do other moves, such as: (1) increase in 2 simultaneous directions, (2) decrease in 1 or 2 simultaneous directions, (3) expansion or contraction (in every direction), (4) shift of the window (without resizing) in 8 directions (including diagonals), and finally (5) all the moves described above, but with a factor of 2, 3, or more. For example, an increase by 2 units in one (or more) direction is assessed. This allows to skip one size that may not be optimal. These supplementary steps often result in spatial windows that are a bit different, but the performance gain is rather marginal.</w:t>
      </w:r>
    </w:p>
    <w:p w:rsidR="00A11BB9" w:rsidRPr="00D3493F" w:rsidRDefault="00A11BB9">
      <w:pPr>
        <w:tabs>
          <w:tab w:val="center" w:pos="4800"/>
          <w:tab w:val="right" w:pos="9500"/>
        </w:tabs>
        <w:ind w:firstLine="720"/>
        <w:jc w:val="both"/>
        <w:rPr>
          <w:rFonts w:ascii="Times New Roman" w:hAnsi="Times New Roman" w:cs="Times New Roman"/>
          <w:noProof/>
          <w:lang w:val="en-US"/>
        </w:rPr>
      </w:pPr>
    </w:p>
    <w:p w:rsidR="00A11BB9" w:rsidRPr="00D3493F" w:rsidRDefault="00A11BB9">
      <w:pPr>
        <w:pStyle w:val="Titre3"/>
        <w:tabs>
          <w:tab w:val="center" w:pos="4800"/>
          <w:tab w:val="right" w:pos="9500"/>
        </w:tabs>
        <w:rPr>
          <w:lang w:val="en-US"/>
        </w:rPr>
      </w:pPr>
      <w:r w:rsidRPr="00D3493F">
        <w:rPr>
          <w:lang w:val="en-US"/>
        </w:rPr>
        <w:t xml:space="preserve">5.4  </w:t>
      </w:r>
      <w:bookmarkStart w:id="273" w:name="GrindEQpgref5665609223"/>
      <w:bookmarkEnd w:id="273"/>
      <w:r w:rsidRPr="00D3493F">
        <w:rPr>
          <w:lang w:val="en-US"/>
        </w:rPr>
        <w:t>Monte-Carlo analysis</w:t>
      </w:r>
    </w:p>
    <w:p w:rsidR="00A11BB9" w:rsidRPr="00D3493F" w:rsidRDefault="00A11BB9">
      <w:pPr>
        <w:tabs>
          <w:tab w:val="center" w:pos="4800"/>
          <w:tab w:val="right" w:pos="9500"/>
        </w:tabs>
        <w:ind w:firstLine="720"/>
        <w:jc w:val="both"/>
        <w:rPr>
          <w:rFonts w:ascii="Times New Roman" w:hAnsi="Times New Roman" w:cs="Times New Roman"/>
          <w:noProof/>
          <w:lang w:val="en-US"/>
        </w:rPr>
      </w:pPr>
    </w:p>
    <w:p w:rsidR="00A11BB9" w:rsidRPr="00D3493F" w:rsidRDefault="00A11BB9">
      <w:pPr>
        <w:tabs>
          <w:tab w:val="center" w:pos="4800"/>
          <w:tab w:val="right" w:pos="9500"/>
        </w:tabs>
        <w:ind w:firstLine="720"/>
        <w:jc w:val="both"/>
        <w:rPr>
          <w:rFonts w:ascii="Times New Roman" w:hAnsi="Times New Roman" w:cs="Times New Roman"/>
          <w:noProof/>
          <w:lang w:val="en-US"/>
        </w:rPr>
      </w:pPr>
      <w:r w:rsidRPr="00D3493F">
        <w:rPr>
          <w:noProof/>
          <w:lang w:val="en-US"/>
        </w:rPr>
        <w:t xml:space="preserve">A Monte-Carlo analysis is also implemented in AtmoSwing. It performs thousands assessments of random parameters within given ranges. This method is not efficient to find the </w:t>
      </w:r>
      <w:r w:rsidRPr="00D3493F">
        <w:rPr>
          <w:noProof/>
          <w:lang w:val="en-US"/>
        </w:rPr>
        <w:lastRenderedPageBreak/>
        <w:t>best parameters set, but helps to better understand the sensitivity of the parameters.</w:t>
      </w:r>
    </w:p>
    <w:p w:rsidR="00A11BB9" w:rsidRPr="00D3493F" w:rsidRDefault="00A11BB9">
      <w:pPr>
        <w:tabs>
          <w:tab w:val="center" w:pos="4800"/>
          <w:tab w:val="right" w:pos="9500"/>
        </w:tabs>
        <w:ind w:firstLine="720"/>
        <w:jc w:val="both"/>
        <w:rPr>
          <w:rFonts w:ascii="Times New Roman" w:hAnsi="Times New Roman" w:cs="Times New Roman"/>
          <w:noProof/>
          <w:lang w:val="en-US"/>
        </w:rPr>
      </w:pPr>
      <w:r w:rsidRPr="00D3493F">
        <w:rPr>
          <w:noProof/>
          <w:lang w:val="en-US"/>
        </w:rPr>
        <w:t>For example, a Monte-Carlo analysis was performed on the PC-2Z (Table 2) AM for the southeastern crests on the upper Rhône catchment in Switzerland, with 10,000 random selections of its parameters according to a uniform law (the analysis was also performed in other subregions of the upper Rhône catchment in Switzerland, but the conclusions depicted here are similar). Unlike conventional calibration, the spatial windows on Z500 and Z1000 were not necessarily overlapping. Thus, 9 parameters were varying together (8 for the spatial windows and 1 for the number of analogues)</w:t>
      </w:r>
    </w:p>
    <w:p w:rsidR="00A11BB9" w:rsidRPr="00D3493F" w:rsidRDefault="00A11BB9">
      <w:pPr>
        <w:tabs>
          <w:tab w:val="center" w:pos="4800"/>
          <w:tab w:val="right" w:pos="9500"/>
        </w:tabs>
        <w:ind w:firstLine="720"/>
        <w:jc w:val="both"/>
        <w:rPr>
          <w:rFonts w:ascii="Times New Roman" w:hAnsi="Times New Roman" w:cs="Times New Roman"/>
          <w:noProof/>
          <w:lang w:val="en-US"/>
        </w:rPr>
      </w:pPr>
      <w:r w:rsidRPr="00D3493F">
        <w:rPr>
          <w:noProof/>
          <w:lang w:val="en-US"/>
        </w:rPr>
        <w:t>Figure 8 presents the resulting scatter of random exploration of the parameters space, along with the results of the sequential calibration (red cross). Results are illustrated here for the 4 parameters defining the spatial window on Z500. Despite the high number of simulations, the upper portion of the distributions seems incomplete, and the score of the sequential calibration is not matched. Although the method is poor to find efficiently the best parameters, it is informative as to the shape of the scatter plots.</w:t>
      </w:r>
    </w:p>
    <w:p w:rsidR="00A11BB9" w:rsidRPr="00D3493F" w:rsidRDefault="00A11BB9">
      <w:pPr>
        <w:tabs>
          <w:tab w:val="center" w:pos="4800"/>
          <w:tab w:val="right" w:pos="9500"/>
        </w:tabs>
        <w:ind w:firstLine="720"/>
        <w:jc w:val="both"/>
        <w:rPr>
          <w:rFonts w:ascii="Times New Roman" w:hAnsi="Times New Roman" w:cs="Times New Roman"/>
          <w:noProof/>
          <w:lang w:val="en-US"/>
        </w:rPr>
      </w:pPr>
      <w:r w:rsidRPr="00D3493F">
        <w:rPr>
          <w:noProof/>
          <w:lang w:val="en-US"/>
        </w:rPr>
        <w:t>The shape of the scatter plots from Figure 8 reveals a low sensitivity as to the exact location of the spatial windows. There is a maximum threshold for minimum longitudes and latitudes and, inversely, a minimum threshold for maximum latitudes and longitudes, but outside of these limits, the distribution slope is more gentle. A spatial window can thus be a bit larger than its optimal size without a significant drop in performance, as long as it includes at least one critical region. This was also observed by [Bontron(2004)], who noted that "</w:t>
      </w:r>
      <w:r w:rsidRPr="00D3493F">
        <w:rPr>
          <w:i/>
          <w:iCs/>
          <w:noProof/>
          <w:lang w:val="en-US"/>
        </w:rPr>
        <w:t>performance slowly decreases if we consider a slightly too large window, while the use of too small windows results in strong performance loss</w:t>
      </w:r>
      <w:r w:rsidRPr="00D3493F">
        <w:rPr>
          <w:noProof/>
          <w:lang w:val="en-US"/>
        </w:rPr>
        <w:t>". The dilution of a part of the relevant synoptic information has therefore not necessarily a significant negative impact on performance, while ignoring some of this information leads to undesirable loss of performance. It is the same for the analogues number (not shown), for which, past an optimum, the upper slope of the distribution decreases slowly.</w:t>
      </w:r>
    </w:p>
    <w:p w:rsidR="00A11BB9" w:rsidRPr="00D3493F" w:rsidRDefault="00A11BB9">
      <w:pPr>
        <w:tabs>
          <w:tab w:val="center" w:pos="4800"/>
          <w:tab w:val="right" w:pos="9500"/>
        </w:tabs>
        <w:ind w:firstLine="720"/>
        <w:jc w:val="both"/>
        <w:rPr>
          <w:rFonts w:ascii="Times New Roman" w:hAnsi="Times New Roman" w:cs="Times New Roman"/>
          <w:noProof/>
          <w:lang w:val="en-US"/>
        </w:rPr>
      </w:pPr>
    </w:p>
    <w:p w:rsidR="00A11BB9" w:rsidRPr="00D3493F" w:rsidRDefault="00A11BB9">
      <w:pPr>
        <w:tabs>
          <w:tab w:val="center" w:pos="4800"/>
          <w:tab w:val="right" w:pos="9500"/>
        </w:tabs>
        <w:ind w:firstLine="720"/>
        <w:jc w:val="both"/>
        <w:rPr>
          <w:rFonts w:ascii="Times New Roman" w:hAnsi="Times New Roman" w:cs="Times New Roman"/>
          <w:noProof/>
          <w:lang w:val="en-US"/>
        </w:rPr>
      </w:pPr>
      <w:r>
        <w:rPr>
          <w:noProof/>
          <w:lang w:val="fr-FR" w:eastAsia="fr-FR"/>
        </w:rPr>
        <w:drawing>
          <wp:inline distT="0" distB="0" distL="0" distR="0" wp14:anchorId="4B83CAE7" wp14:editId="1A0BCAC6">
            <wp:extent cx="2867025" cy="23622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867025" cy="2362200"/>
                    </a:xfrm>
                    <a:prstGeom prst="rect">
                      <a:avLst/>
                    </a:prstGeom>
                    <a:noFill/>
                    <a:ln>
                      <a:noFill/>
                    </a:ln>
                  </pic:spPr>
                </pic:pic>
              </a:graphicData>
            </a:graphic>
          </wp:inline>
        </w:drawing>
      </w:r>
      <w:r w:rsidRPr="00D3493F">
        <w:rPr>
          <w:noProof/>
          <w:lang w:val="en-US"/>
        </w:rPr>
        <w:t xml:space="preserve"> </w:t>
      </w:r>
    </w:p>
    <w:p w:rsidR="00A11BB9" w:rsidRPr="00D3493F" w:rsidRDefault="00A11BB9">
      <w:pPr>
        <w:tabs>
          <w:tab w:val="center" w:pos="4800"/>
          <w:tab w:val="right" w:pos="9500"/>
        </w:tabs>
        <w:jc w:val="center"/>
        <w:rPr>
          <w:rFonts w:ascii="Times New Roman" w:hAnsi="Times New Roman" w:cs="Times New Roman"/>
          <w:noProof/>
          <w:lang w:val="en-US"/>
        </w:rPr>
      </w:pPr>
      <w:r w:rsidRPr="00D3493F">
        <w:rPr>
          <w:noProof/>
          <w:lang w:val="en-US"/>
        </w:rPr>
        <w:t>Figure  8: Example of a Monte Carlo analysis on the PC-2Z (Table 2) AM. Results are illustrated for the 4 parameters defining the spatial window on Z500, along with the results of the sequential calibration (red cross).</w:t>
      </w:r>
    </w:p>
    <w:p w:rsidR="00A11BB9" w:rsidRPr="00D3493F" w:rsidRDefault="00A11BB9">
      <w:pPr>
        <w:tabs>
          <w:tab w:val="center" w:pos="4800"/>
          <w:tab w:val="right" w:pos="9500"/>
        </w:tabs>
        <w:ind w:firstLine="720"/>
        <w:jc w:val="both"/>
        <w:rPr>
          <w:rFonts w:ascii="Times New Roman" w:hAnsi="Times New Roman" w:cs="Times New Roman"/>
          <w:noProof/>
          <w:lang w:val="en-US"/>
        </w:rPr>
      </w:pPr>
      <w:r w:rsidRPr="00D3493F">
        <w:rPr>
          <w:noProof/>
          <w:lang w:val="en-US"/>
        </w:rPr>
        <w:t xml:space="preserve">  </w:t>
      </w:r>
    </w:p>
    <w:p w:rsidR="00A11BB9" w:rsidRPr="00D3493F" w:rsidRDefault="00A11BB9">
      <w:pPr>
        <w:tabs>
          <w:tab w:val="center" w:pos="4800"/>
          <w:tab w:val="right" w:pos="9500"/>
        </w:tabs>
        <w:ind w:firstLine="720"/>
        <w:jc w:val="both"/>
        <w:rPr>
          <w:rFonts w:ascii="Times New Roman" w:hAnsi="Times New Roman" w:cs="Times New Roman"/>
          <w:noProof/>
          <w:lang w:val="en-US"/>
        </w:rPr>
      </w:pPr>
      <w:r w:rsidRPr="00D3493F">
        <w:rPr>
          <w:noProof/>
          <w:lang w:val="en-US"/>
        </w:rPr>
        <w:lastRenderedPageBreak/>
        <w:t>The same analysis has been conducted on the AM with 2 levels of analogy, PC-2Z-2MI (Table 3), and the results on the number of analogues on the 1st and the 2nd level are illustrated in Figure 9. One can see that the AM is not very sensitive to the number of analogues on the first level of analogy, when considering a second level afterwards, as long as this number is not too small. The trend on the second level is more apparent, but a large tolerance seems possible.</w:t>
      </w:r>
    </w:p>
    <w:p w:rsidR="00A11BB9" w:rsidRPr="00D3493F" w:rsidRDefault="00A11BB9">
      <w:pPr>
        <w:tabs>
          <w:tab w:val="center" w:pos="4800"/>
          <w:tab w:val="right" w:pos="9500"/>
        </w:tabs>
        <w:ind w:firstLine="720"/>
        <w:jc w:val="both"/>
        <w:rPr>
          <w:rFonts w:ascii="Times New Roman" w:hAnsi="Times New Roman" w:cs="Times New Roman"/>
          <w:noProof/>
          <w:lang w:val="en-US"/>
        </w:rPr>
      </w:pPr>
    </w:p>
    <w:p w:rsidR="00A11BB9" w:rsidRPr="00D3493F" w:rsidRDefault="00A11BB9">
      <w:pPr>
        <w:tabs>
          <w:tab w:val="center" w:pos="4800"/>
          <w:tab w:val="right" w:pos="9500"/>
        </w:tabs>
        <w:ind w:firstLine="720"/>
        <w:jc w:val="both"/>
        <w:rPr>
          <w:rFonts w:ascii="Times New Roman" w:hAnsi="Times New Roman" w:cs="Times New Roman"/>
          <w:noProof/>
          <w:lang w:val="en-US"/>
        </w:rPr>
      </w:pPr>
      <w:r>
        <w:rPr>
          <w:noProof/>
          <w:lang w:val="fr-FR" w:eastAsia="fr-FR"/>
        </w:rPr>
        <w:drawing>
          <wp:inline distT="0" distB="0" distL="0" distR="0" wp14:anchorId="516ED303" wp14:editId="23A20610">
            <wp:extent cx="2895600" cy="120967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895600" cy="1209675"/>
                    </a:xfrm>
                    <a:prstGeom prst="rect">
                      <a:avLst/>
                    </a:prstGeom>
                    <a:noFill/>
                    <a:ln>
                      <a:noFill/>
                    </a:ln>
                  </pic:spPr>
                </pic:pic>
              </a:graphicData>
            </a:graphic>
          </wp:inline>
        </w:drawing>
      </w:r>
      <w:r w:rsidRPr="00D3493F">
        <w:rPr>
          <w:noProof/>
          <w:lang w:val="en-US"/>
        </w:rPr>
        <w:t xml:space="preserve"> </w:t>
      </w:r>
    </w:p>
    <w:p w:rsidR="00A11BB9" w:rsidRPr="00D3493F" w:rsidRDefault="00A11BB9">
      <w:pPr>
        <w:tabs>
          <w:tab w:val="center" w:pos="4800"/>
          <w:tab w:val="right" w:pos="9500"/>
        </w:tabs>
        <w:jc w:val="center"/>
        <w:rPr>
          <w:rFonts w:ascii="Times New Roman" w:hAnsi="Times New Roman" w:cs="Times New Roman"/>
          <w:noProof/>
          <w:lang w:val="en-US"/>
        </w:rPr>
      </w:pPr>
      <w:r w:rsidRPr="00D3493F">
        <w:rPr>
          <w:noProof/>
          <w:lang w:val="en-US"/>
        </w:rPr>
        <w:t>Figure  9: Example of a Monte Carlo analysis on the PC-2Z-2MI (Table 3) AM. Results are illustrated for the number of analogues on the 1st and 2nd level of analogy, along with the results of the sequential calibration (red cross).</w:t>
      </w:r>
    </w:p>
    <w:p w:rsidR="00A11BB9" w:rsidRPr="00D3493F" w:rsidRDefault="00A11BB9">
      <w:pPr>
        <w:tabs>
          <w:tab w:val="center" w:pos="4800"/>
          <w:tab w:val="right" w:pos="9500"/>
        </w:tabs>
        <w:ind w:firstLine="720"/>
        <w:jc w:val="both"/>
        <w:rPr>
          <w:rFonts w:ascii="Times New Roman" w:hAnsi="Times New Roman" w:cs="Times New Roman"/>
          <w:noProof/>
          <w:lang w:val="en-US"/>
        </w:rPr>
      </w:pPr>
      <w:r w:rsidRPr="00D3493F">
        <w:rPr>
          <w:noProof/>
          <w:lang w:val="en-US"/>
        </w:rPr>
        <w:t xml:space="preserve">  </w:t>
      </w:r>
    </w:p>
    <w:p w:rsidR="00A11BB9" w:rsidRPr="00D3493F" w:rsidRDefault="00A11BB9">
      <w:pPr>
        <w:tabs>
          <w:tab w:val="center" w:pos="4800"/>
          <w:tab w:val="right" w:pos="9500"/>
        </w:tabs>
        <w:ind w:firstLine="720"/>
        <w:jc w:val="both"/>
        <w:rPr>
          <w:rFonts w:ascii="Times New Roman" w:hAnsi="Times New Roman" w:cs="Times New Roman"/>
          <w:noProof/>
          <w:lang w:val="en-US"/>
        </w:rPr>
      </w:pPr>
      <w:r w:rsidRPr="00D3493F">
        <w:rPr>
          <w:noProof/>
          <w:lang w:val="en-US"/>
        </w:rPr>
        <w:t>The use of such a random method allows informing on the parameters sensitivity, and so on the importance of the expected precision of the calibration results. It helps understanding how different parameterizations can end up to relatively similar performances. Using Mo</w:t>
      </w:r>
      <w:ins w:id="274" w:author="obled" w:date="2015-12-08T10:38:00Z">
        <w:r w:rsidR="001F3630">
          <w:rPr>
            <w:noProof/>
            <w:lang w:val="en-US"/>
          </w:rPr>
          <w:t>n</w:t>
        </w:r>
      </w:ins>
      <w:r w:rsidRPr="00D3493F">
        <w:rPr>
          <w:noProof/>
          <w:lang w:val="en-US"/>
        </w:rPr>
        <w:t xml:space="preserve">te Carlo analyses allows to easily display the parameters sensitivity </w:t>
      </w:r>
      <w:commentRangeStart w:id="275"/>
      <w:r w:rsidRPr="00D3493F">
        <w:rPr>
          <w:noProof/>
          <w:lang w:val="en-US"/>
        </w:rPr>
        <w:t>while allowing a high degree of freedom to the AM.</w:t>
      </w:r>
      <w:commentRangeEnd w:id="275"/>
      <w:r w:rsidR="001F3630">
        <w:rPr>
          <w:rStyle w:val="Marquedecommentaire"/>
        </w:rPr>
        <w:commentReference w:id="275"/>
      </w:r>
    </w:p>
    <w:p w:rsidR="00A11BB9" w:rsidRPr="00D3493F" w:rsidRDefault="00A11BB9">
      <w:pPr>
        <w:tabs>
          <w:tab w:val="center" w:pos="4800"/>
          <w:tab w:val="right" w:pos="9500"/>
        </w:tabs>
        <w:ind w:firstLine="720"/>
        <w:jc w:val="both"/>
        <w:rPr>
          <w:rFonts w:ascii="Times New Roman" w:hAnsi="Times New Roman" w:cs="Times New Roman"/>
          <w:noProof/>
          <w:lang w:val="en-US"/>
        </w:rPr>
      </w:pPr>
    </w:p>
    <w:p w:rsidR="00A11BB9" w:rsidRPr="00D3493F" w:rsidRDefault="00A11BB9">
      <w:pPr>
        <w:pStyle w:val="Titre3"/>
        <w:tabs>
          <w:tab w:val="center" w:pos="4800"/>
          <w:tab w:val="right" w:pos="9500"/>
        </w:tabs>
        <w:rPr>
          <w:lang w:val="en-US"/>
        </w:rPr>
      </w:pPr>
      <w:r w:rsidRPr="00D3493F">
        <w:rPr>
          <w:lang w:val="en-US"/>
        </w:rPr>
        <w:t xml:space="preserve">5.5  </w:t>
      </w:r>
      <w:bookmarkStart w:id="276" w:name="GrindEQpgref5665609224"/>
      <w:bookmarkEnd w:id="276"/>
      <w:r w:rsidRPr="00D3493F">
        <w:rPr>
          <w:lang w:val="en-US"/>
        </w:rPr>
        <w:t>Global optimization</w:t>
      </w:r>
    </w:p>
    <w:p w:rsidR="00A11BB9" w:rsidRPr="00D3493F" w:rsidRDefault="00A11BB9">
      <w:pPr>
        <w:tabs>
          <w:tab w:val="center" w:pos="4800"/>
          <w:tab w:val="right" w:pos="9500"/>
        </w:tabs>
        <w:ind w:firstLine="720"/>
        <w:jc w:val="both"/>
        <w:rPr>
          <w:rFonts w:ascii="Times New Roman" w:hAnsi="Times New Roman" w:cs="Times New Roman"/>
          <w:noProof/>
          <w:lang w:val="en-US"/>
        </w:rPr>
      </w:pPr>
      <w:r w:rsidRPr="00D3493F">
        <w:rPr>
          <w:noProof/>
          <w:lang w:val="en-US"/>
        </w:rPr>
        <w:t xml:space="preserve"> </w:t>
      </w:r>
    </w:p>
    <w:p w:rsidR="00A11BB9" w:rsidRDefault="00A11BB9">
      <w:pPr>
        <w:tabs>
          <w:tab w:val="center" w:pos="4800"/>
          <w:tab w:val="right" w:pos="9500"/>
        </w:tabs>
        <w:ind w:firstLine="720"/>
        <w:jc w:val="both"/>
        <w:rPr>
          <w:ins w:id="277" w:author="obled" w:date="2015-12-08T10:26:00Z"/>
          <w:noProof/>
          <w:lang w:val="en-US"/>
        </w:rPr>
      </w:pPr>
      <w:r w:rsidRPr="00D3493F">
        <w:rPr>
          <w:noProof/>
          <w:lang w:val="en-US"/>
        </w:rPr>
        <w:t xml:space="preserve">Due to limitations </w:t>
      </w:r>
      <w:del w:id="278" w:author="obled" w:date="2015-12-08T10:39:00Z">
        <w:r w:rsidRPr="00D3493F" w:rsidDel="001F3630">
          <w:rPr>
            <w:noProof/>
            <w:lang w:val="en-US"/>
          </w:rPr>
          <w:delText xml:space="preserve">of </w:delText>
        </w:r>
      </w:del>
      <w:ins w:id="279" w:author="obled" w:date="2015-12-08T10:39:00Z">
        <w:r w:rsidR="001F3630">
          <w:rPr>
            <w:noProof/>
            <w:lang w:val="en-US"/>
          </w:rPr>
          <w:t>in</w:t>
        </w:r>
        <w:r w:rsidR="001F3630" w:rsidRPr="00D3493F">
          <w:rPr>
            <w:noProof/>
            <w:lang w:val="en-US"/>
          </w:rPr>
          <w:t xml:space="preserve"> </w:t>
        </w:r>
      </w:ins>
      <w:r w:rsidRPr="00D3493F">
        <w:rPr>
          <w:noProof/>
          <w:lang w:val="en-US"/>
        </w:rPr>
        <w:t xml:space="preserve">the sequential approach, we decided to explore optimization techniques that </w:t>
      </w:r>
      <w:del w:id="280" w:author="obled" w:date="2015-12-08T10:39:00Z">
        <w:r w:rsidRPr="00D3493F" w:rsidDel="001F3630">
          <w:rPr>
            <w:noProof/>
            <w:lang w:val="en-US"/>
          </w:rPr>
          <w:delText xml:space="preserve">can </w:delText>
        </w:r>
      </w:del>
      <w:ins w:id="281" w:author="obled" w:date="2015-12-08T10:39:00Z">
        <w:r w:rsidR="001F3630" w:rsidRPr="00D3493F">
          <w:rPr>
            <w:noProof/>
            <w:lang w:val="en-US"/>
          </w:rPr>
          <w:t>c</w:t>
        </w:r>
        <w:r w:rsidR="001F3630">
          <w:rPr>
            <w:noProof/>
            <w:lang w:val="en-US"/>
          </w:rPr>
          <w:t>ould</w:t>
        </w:r>
        <w:r w:rsidR="001F3630" w:rsidRPr="00D3493F">
          <w:rPr>
            <w:noProof/>
            <w:lang w:val="en-US"/>
          </w:rPr>
          <w:t xml:space="preserve"> </w:t>
        </w:r>
      </w:ins>
      <w:r w:rsidRPr="00D3493F">
        <w:rPr>
          <w:noProof/>
          <w:lang w:val="en-US"/>
        </w:rPr>
        <w:t xml:space="preserve">handle all parameters fully automatically. The [Nelder and Mead(1965)] method was first assessed, but was found </w:t>
      </w:r>
      <w:del w:id="282" w:author="obled" w:date="2015-12-08T10:39:00Z">
        <w:r w:rsidRPr="00D3493F" w:rsidDel="001F3630">
          <w:rPr>
            <w:noProof/>
            <w:lang w:val="en-US"/>
          </w:rPr>
          <w:delText xml:space="preserve">to be </w:delText>
        </w:r>
      </w:del>
      <w:r w:rsidRPr="00D3493F">
        <w:rPr>
          <w:noProof/>
          <w:lang w:val="en-US"/>
        </w:rPr>
        <w:t xml:space="preserve">unsuitable for this purpose. Because of the complexity of the AM and its non-linearity, a technique of global optimization is required. Genetic algorithms were thus implemented in AtmoSwing Optimizer in order to perform a global optimization of the AM. This allows for a fully automatic and objective optimization of the AM. However, as this topic is rather consequent and the code base is not yet released, it is the subject of </w:t>
      </w:r>
      <w:ins w:id="283" w:author="obled" w:date="2015-12-08T10:40:00Z">
        <w:r w:rsidR="00F62D53">
          <w:rPr>
            <w:noProof/>
            <w:lang w:val="en-US"/>
          </w:rPr>
          <w:t>an</w:t>
        </w:r>
      </w:ins>
      <w:r w:rsidRPr="00D3493F">
        <w:rPr>
          <w:noProof/>
          <w:lang w:val="en-US"/>
        </w:rPr>
        <w:t xml:space="preserve">other </w:t>
      </w:r>
      <w:ins w:id="284" w:author="obled" w:date="2015-12-08T10:40:00Z">
        <w:r w:rsidR="00F62D53">
          <w:rPr>
            <w:noProof/>
            <w:lang w:val="en-US"/>
          </w:rPr>
          <w:t xml:space="preserve">coming </w:t>
        </w:r>
      </w:ins>
      <w:r w:rsidRPr="00D3493F">
        <w:rPr>
          <w:noProof/>
          <w:lang w:val="en-US"/>
        </w:rPr>
        <w:t>publications [?, see]]Horton2016a, Horton2016b.</w:t>
      </w:r>
    </w:p>
    <w:p w:rsidR="00DA51A6" w:rsidRPr="00D3493F" w:rsidRDefault="00C85E78" w:rsidP="00DA51A6">
      <w:pPr>
        <w:tabs>
          <w:tab w:val="center" w:pos="4800"/>
          <w:tab w:val="right" w:pos="9500"/>
        </w:tabs>
        <w:ind w:firstLine="720"/>
        <w:jc w:val="both"/>
        <w:rPr>
          <w:ins w:id="285" w:author="obled" w:date="2015-12-08T11:10:00Z"/>
          <w:rFonts w:ascii="Times New Roman" w:hAnsi="Times New Roman" w:cs="Times New Roman"/>
          <w:noProof/>
          <w:lang w:val="en-US"/>
        </w:rPr>
      </w:pPr>
      <w:ins w:id="286" w:author="obled" w:date="2015-12-08T10:50:00Z">
        <w:r>
          <w:rPr>
            <w:noProof/>
            <w:lang w:val="en-US"/>
          </w:rPr>
          <w:t>As a result, t</w:t>
        </w:r>
        <w:r w:rsidRPr="00D3493F">
          <w:rPr>
            <w:noProof/>
            <w:lang w:val="en-US"/>
          </w:rPr>
          <w:t xml:space="preserve">his framework </w:t>
        </w:r>
        <w:r>
          <w:rPr>
            <w:noProof/>
            <w:lang w:val="en-US"/>
          </w:rPr>
          <w:t xml:space="preserve">will </w:t>
        </w:r>
        <w:r w:rsidRPr="00D3493F">
          <w:rPr>
            <w:noProof/>
            <w:lang w:val="en-US"/>
          </w:rPr>
          <w:t xml:space="preserve">identify </w:t>
        </w:r>
        <w:r>
          <w:rPr>
            <w:noProof/>
            <w:lang w:val="en-US"/>
          </w:rPr>
          <w:t xml:space="preserve">and provide us with </w:t>
        </w:r>
        <w:r w:rsidRPr="00D3493F">
          <w:rPr>
            <w:noProof/>
            <w:lang w:val="en-US"/>
          </w:rPr>
          <w:t>relationships that are as close as possible to the natural links bet</w:t>
        </w:r>
        <w:r w:rsidR="00DA51A6">
          <w:rPr>
            <w:noProof/>
            <w:lang w:val="en-US"/>
          </w:rPr>
          <w:t>ween predictors and predictands</w:t>
        </w:r>
      </w:ins>
      <w:ins w:id="287" w:author="obled" w:date="2015-12-08T11:10:00Z">
        <w:r w:rsidR="00DA51A6">
          <w:rPr>
            <w:noProof/>
            <w:lang w:val="en-US"/>
          </w:rPr>
          <w:t>.</w:t>
        </w:r>
        <w:r w:rsidR="00DA51A6" w:rsidRPr="00DA51A6">
          <w:rPr>
            <w:noProof/>
            <w:lang w:val="en-US"/>
          </w:rPr>
          <w:t xml:space="preserve"> </w:t>
        </w:r>
        <w:r w:rsidR="00DA51A6" w:rsidRPr="00D3493F">
          <w:rPr>
            <w:noProof/>
            <w:lang w:val="en-US"/>
          </w:rPr>
          <w:t xml:space="preserve">However, no model is perfect, and even reanalysis data </w:t>
        </w:r>
      </w:ins>
      <w:ins w:id="288" w:author="obled" w:date="2015-12-08T11:11:00Z">
        <w:r w:rsidR="00DA51A6">
          <w:rPr>
            <w:noProof/>
            <w:lang w:val="en-US"/>
          </w:rPr>
          <w:t xml:space="preserve">may </w:t>
        </w:r>
      </w:ins>
      <w:ins w:id="289" w:author="obled" w:date="2015-12-08T11:10:00Z">
        <w:r w:rsidR="00DA51A6" w:rsidRPr="00D3493F">
          <w:rPr>
            <w:noProof/>
            <w:lang w:val="en-US"/>
          </w:rPr>
          <w:t>contain bias that cannot be ignored.</w:t>
        </w:r>
      </w:ins>
      <w:ins w:id="290" w:author="obled" w:date="2015-12-08T11:11:00Z">
        <w:r w:rsidR="00DA51A6">
          <w:rPr>
            <w:noProof/>
            <w:lang w:val="en-US"/>
          </w:rPr>
          <w:t xml:space="preserve"> The optimisation process has try to cope with such bias, but also with the resolution</w:t>
        </w:r>
      </w:ins>
      <w:ins w:id="291" w:author="obled" w:date="2015-12-08T11:13:00Z">
        <w:r w:rsidR="00DA51A6">
          <w:rPr>
            <w:noProof/>
            <w:lang w:val="en-US"/>
          </w:rPr>
          <w:t>, that may be too rough for certain variables like humidity or vertical velocity</w:t>
        </w:r>
      </w:ins>
      <w:ins w:id="292" w:author="obled" w:date="2015-12-08T11:14:00Z">
        <w:r w:rsidR="00DA51A6">
          <w:rPr>
            <w:noProof/>
            <w:lang w:val="en-US"/>
          </w:rPr>
          <w:t>…</w:t>
        </w:r>
      </w:ins>
      <w:ins w:id="293" w:author="obled" w:date="2015-12-08T11:11:00Z">
        <w:r w:rsidR="00DA51A6">
          <w:rPr>
            <w:noProof/>
            <w:lang w:val="en-US"/>
          </w:rPr>
          <w:t xml:space="preserve"> </w:t>
        </w:r>
      </w:ins>
      <w:ins w:id="294" w:author="obled" w:date="2015-12-08T11:10:00Z">
        <w:r w:rsidR="00DA51A6" w:rsidRPr="00D3493F">
          <w:rPr>
            <w:noProof/>
            <w:lang w:val="en-US"/>
          </w:rPr>
          <w:t>For th</w:t>
        </w:r>
      </w:ins>
      <w:ins w:id="295" w:author="obled" w:date="2015-12-08T11:14:00Z">
        <w:r w:rsidR="00DA51A6">
          <w:rPr>
            <w:noProof/>
            <w:lang w:val="en-US"/>
          </w:rPr>
          <w:t>e</w:t>
        </w:r>
      </w:ins>
      <w:ins w:id="296" w:author="obled" w:date="2015-12-08T11:10:00Z">
        <w:r w:rsidR="00DA51A6" w:rsidRPr="00D3493F">
          <w:rPr>
            <w:noProof/>
            <w:lang w:val="en-US"/>
          </w:rPr>
          <w:t>s</w:t>
        </w:r>
      </w:ins>
      <w:ins w:id="297" w:author="obled" w:date="2015-12-08T11:14:00Z">
        <w:r w:rsidR="00DA51A6">
          <w:rPr>
            <w:noProof/>
            <w:lang w:val="en-US"/>
          </w:rPr>
          <w:t>e</w:t>
        </w:r>
      </w:ins>
      <w:ins w:id="298" w:author="obled" w:date="2015-12-08T11:10:00Z">
        <w:r w:rsidR="00DA51A6" w:rsidRPr="00D3493F">
          <w:rPr>
            <w:noProof/>
            <w:lang w:val="en-US"/>
          </w:rPr>
          <w:t xml:space="preserve"> reason</w:t>
        </w:r>
      </w:ins>
      <w:ins w:id="299" w:author="obled" w:date="2015-12-08T11:14:00Z">
        <w:r w:rsidR="00DA51A6">
          <w:rPr>
            <w:noProof/>
            <w:lang w:val="en-US"/>
          </w:rPr>
          <w:t>s</w:t>
        </w:r>
      </w:ins>
      <w:ins w:id="300" w:author="obled" w:date="2015-12-08T11:10:00Z">
        <w:r w:rsidR="00DA51A6" w:rsidRPr="00D3493F">
          <w:rPr>
            <w:noProof/>
            <w:lang w:val="en-US"/>
          </w:rPr>
          <w:t xml:space="preserve">, the statistical relationships identified in the perfect prognosis framework should </w:t>
        </w:r>
      </w:ins>
      <w:ins w:id="301" w:author="obled" w:date="2015-12-08T11:14:00Z">
        <w:r w:rsidR="00DA51A6">
          <w:rPr>
            <w:noProof/>
            <w:lang w:val="en-US"/>
          </w:rPr>
          <w:t xml:space="preserve">hopefully </w:t>
        </w:r>
      </w:ins>
      <w:ins w:id="302" w:author="obled" w:date="2015-12-08T11:10:00Z">
        <w:r w:rsidR="00DA51A6" w:rsidRPr="00D3493F">
          <w:rPr>
            <w:noProof/>
            <w:lang w:val="en-US"/>
          </w:rPr>
          <w:t xml:space="preserve">be applied to </w:t>
        </w:r>
      </w:ins>
      <w:ins w:id="303" w:author="obled" w:date="2015-12-08T11:15:00Z">
        <w:r w:rsidR="00DA51A6">
          <w:rPr>
            <w:noProof/>
            <w:lang w:val="en-US"/>
          </w:rPr>
          <w:t>new target situation with characteristics</w:t>
        </w:r>
      </w:ins>
      <w:ins w:id="304" w:author="obled" w:date="2015-12-08T11:10:00Z">
        <w:r w:rsidR="00DA51A6" w:rsidRPr="00D3493F">
          <w:rPr>
            <w:noProof/>
            <w:lang w:val="en-US"/>
          </w:rPr>
          <w:t xml:space="preserve"> as similar as possible to the </w:t>
        </w:r>
      </w:ins>
      <w:ins w:id="305" w:author="obled" w:date="2015-12-08T11:16:00Z">
        <w:r w:rsidR="00DA51A6">
          <w:rPr>
            <w:noProof/>
            <w:lang w:val="en-US"/>
          </w:rPr>
          <w:t>those of</w:t>
        </w:r>
      </w:ins>
      <w:ins w:id="306" w:author="obled" w:date="2015-12-08T11:10:00Z">
        <w:r w:rsidR="00DA51A6">
          <w:rPr>
            <w:noProof/>
            <w:lang w:val="en-US"/>
          </w:rPr>
          <w:t xml:space="preserve"> the reanalys</w:t>
        </w:r>
      </w:ins>
      <w:ins w:id="307" w:author="obled" w:date="2015-12-08T11:16:00Z">
        <w:r w:rsidR="00DA51A6">
          <w:rPr>
            <w:noProof/>
            <w:lang w:val="en-US"/>
          </w:rPr>
          <w:t>e</w:t>
        </w:r>
      </w:ins>
      <w:ins w:id="308" w:author="obled" w:date="2015-12-08T11:10:00Z">
        <w:r w:rsidR="00DA51A6" w:rsidRPr="00D3493F">
          <w:rPr>
            <w:noProof/>
            <w:lang w:val="en-US"/>
          </w:rPr>
          <w:t>s.</w:t>
        </w:r>
      </w:ins>
    </w:p>
    <w:p w:rsidR="008E14E9" w:rsidRDefault="00C85E78">
      <w:pPr>
        <w:tabs>
          <w:tab w:val="center" w:pos="4800"/>
          <w:tab w:val="right" w:pos="9500"/>
        </w:tabs>
        <w:ind w:firstLine="720"/>
        <w:jc w:val="both"/>
        <w:rPr>
          <w:ins w:id="309" w:author="obled" w:date="2015-12-08T10:25:00Z"/>
          <w:noProof/>
          <w:lang w:val="en-US"/>
        </w:rPr>
      </w:pPr>
      <w:ins w:id="310" w:author="obled" w:date="2015-12-08T10:50:00Z">
        <w:r w:rsidRPr="00D3493F">
          <w:rPr>
            <w:noProof/>
            <w:lang w:val="en-US"/>
          </w:rPr>
          <w:t xml:space="preserve"> </w:t>
        </w:r>
      </w:ins>
    </w:p>
    <w:p w:rsidR="008E14E9" w:rsidRDefault="008E14E9">
      <w:pPr>
        <w:tabs>
          <w:tab w:val="center" w:pos="4800"/>
          <w:tab w:val="right" w:pos="9500"/>
        </w:tabs>
        <w:ind w:firstLine="720"/>
        <w:jc w:val="both"/>
        <w:rPr>
          <w:ins w:id="311" w:author="obled" w:date="2015-12-08T10:25:00Z"/>
          <w:noProof/>
          <w:lang w:val="en-US"/>
        </w:rPr>
      </w:pPr>
      <w:ins w:id="312" w:author="obled" w:date="2015-12-08T10:26:00Z">
        <w:r>
          <w:rPr>
            <w:noProof/>
            <w:lang w:val="en-US"/>
          </w:rPr>
          <w:t>6.6 Optimisation for operational use</w:t>
        </w:r>
      </w:ins>
    </w:p>
    <w:p w:rsidR="008E14E9" w:rsidRDefault="004F1130">
      <w:pPr>
        <w:tabs>
          <w:tab w:val="center" w:pos="4800"/>
          <w:tab w:val="right" w:pos="9500"/>
        </w:tabs>
        <w:ind w:firstLine="720"/>
        <w:jc w:val="both"/>
        <w:rPr>
          <w:ins w:id="313" w:author="obled" w:date="2015-12-08T10:25:00Z"/>
          <w:noProof/>
          <w:lang w:val="en-US"/>
        </w:rPr>
      </w:pPr>
      <w:ins w:id="314" w:author="obled" w:date="2015-12-10T11:19:00Z">
        <w:r>
          <w:rPr>
            <w:noProof/>
            <w:lang w:val="en-US"/>
          </w:rPr>
          <w:t>Up to now, AM has been optimised essentially by replaying</w:t>
        </w:r>
      </w:ins>
      <w:ins w:id="315" w:author="obled" w:date="2015-12-10T11:21:00Z">
        <w:r>
          <w:rPr>
            <w:noProof/>
            <w:lang w:val="en-US"/>
          </w:rPr>
          <w:t xml:space="preserve"> past</w:t>
        </w:r>
      </w:ins>
      <w:ins w:id="316" w:author="obled" w:date="2015-12-10T11:19:00Z">
        <w:r>
          <w:rPr>
            <w:noProof/>
            <w:lang w:val="en-US"/>
          </w:rPr>
          <w:t xml:space="preserve"> situations </w:t>
        </w:r>
      </w:ins>
      <w:ins w:id="317" w:author="obled" w:date="2015-12-10T11:22:00Z">
        <w:r>
          <w:rPr>
            <w:noProof/>
            <w:lang w:val="en-US"/>
          </w:rPr>
          <w:t xml:space="preserve">that were </w:t>
        </w:r>
        <w:r>
          <w:rPr>
            <w:noProof/>
            <w:lang w:val="en-US"/>
          </w:rPr>
          <w:lastRenderedPageBreak/>
          <w:t xml:space="preserve">taken from a unique meteorological archive. There fore, these situations, i.e. the variables that describe them, have similar properties </w:t>
        </w:r>
      </w:ins>
      <w:ins w:id="318" w:author="obled" w:date="2015-12-10T11:24:00Z">
        <w:r>
          <w:rPr>
            <w:noProof/>
            <w:lang w:val="en-US"/>
          </w:rPr>
          <w:t>in terms of resolution, models that have processed them etc…</w:t>
        </w:r>
      </w:ins>
    </w:p>
    <w:p w:rsidR="008E14E9" w:rsidRDefault="00DA51A6" w:rsidP="008E14E9">
      <w:pPr>
        <w:tabs>
          <w:tab w:val="center" w:pos="4800"/>
          <w:tab w:val="right" w:pos="9500"/>
        </w:tabs>
        <w:ind w:firstLine="720"/>
        <w:jc w:val="both"/>
        <w:rPr>
          <w:ins w:id="319" w:author="obled" w:date="2015-12-08T11:19:00Z"/>
          <w:noProof/>
          <w:lang w:val="en-US"/>
        </w:rPr>
      </w:pPr>
      <w:ins w:id="320" w:author="obled" w:date="2015-12-08T11:16:00Z">
        <w:r>
          <w:rPr>
            <w:noProof/>
            <w:lang w:val="en-US"/>
          </w:rPr>
          <w:t xml:space="preserve">But </w:t>
        </w:r>
      </w:ins>
      <w:ins w:id="321" w:author="obled" w:date="2015-12-10T11:25:00Z">
        <w:r w:rsidR="004F1130">
          <w:rPr>
            <w:noProof/>
            <w:lang w:val="en-US"/>
          </w:rPr>
          <w:t xml:space="preserve">when it comes to operational forecasting, </w:t>
        </w:r>
      </w:ins>
      <w:ins w:id="322" w:author="obled" w:date="2015-12-08T11:16:00Z">
        <w:r>
          <w:rPr>
            <w:noProof/>
            <w:lang w:val="en-US"/>
          </w:rPr>
          <w:t>a</w:t>
        </w:r>
      </w:ins>
      <w:ins w:id="323" w:author="obled" w:date="2015-12-08T10:40:00Z">
        <w:r w:rsidR="00F62D53">
          <w:rPr>
            <w:noProof/>
            <w:lang w:val="en-US"/>
          </w:rPr>
          <w:t>s already mentionned</w:t>
        </w:r>
      </w:ins>
      <w:ins w:id="324" w:author="obled" w:date="2015-12-08T10:26:00Z">
        <w:r w:rsidR="008E14E9" w:rsidRPr="00D3493F">
          <w:rPr>
            <w:noProof/>
            <w:lang w:val="en-US"/>
          </w:rPr>
          <w:t>, th</w:t>
        </w:r>
      </w:ins>
      <w:ins w:id="325" w:author="obled" w:date="2015-12-08T10:41:00Z">
        <w:r w:rsidR="00F62D53">
          <w:rPr>
            <w:noProof/>
            <w:lang w:val="en-US"/>
          </w:rPr>
          <w:t>e</w:t>
        </w:r>
      </w:ins>
      <w:ins w:id="326" w:author="obled" w:date="2015-12-08T10:26:00Z">
        <w:r w:rsidR="008E14E9" w:rsidRPr="00D3493F">
          <w:rPr>
            <w:noProof/>
            <w:lang w:val="en-US"/>
          </w:rPr>
          <w:t xml:space="preserve"> </w:t>
        </w:r>
      </w:ins>
      <w:ins w:id="327" w:author="obled" w:date="2015-12-08T10:41:00Z">
        <w:r w:rsidR="00F62D53">
          <w:rPr>
            <w:noProof/>
            <w:lang w:val="en-US"/>
          </w:rPr>
          <w:t>resulting</w:t>
        </w:r>
      </w:ins>
      <w:ins w:id="328" w:author="obled" w:date="2015-12-08T10:42:00Z">
        <w:r w:rsidR="00F62D53">
          <w:rPr>
            <w:noProof/>
            <w:lang w:val="en-US"/>
          </w:rPr>
          <w:t xml:space="preserve"> </w:t>
        </w:r>
      </w:ins>
      <w:ins w:id="329" w:author="obled" w:date="2015-12-08T10:41:00Z">
        <w:r w:rsidR="00F62D53">
          <w:rPr>
            <w:noProof/>
            <w:lang w:val="en-US"/>
          </w:rPr>
          <w:t>AM</w:t>
        </w:r>
      </w:ins>
      <w:ins w:id="330" w:author="obled" w:date="2015-12-08T10:26:00Z">
        <w:r w:rsidR="008E14E9" w:rsidRPr="00D3493F">
          <w:rPr>
            <w:noProof/>
            <w:lang w:val="en-US"/>
          </w:rPr>
          <w:t xml:space="preserve"> </w:t>
        </w:r>
      </w:ins>
      <w:ins w:id="331" w:author="obled" w:date="2015-12-08T10:42:00Z">
        <w:r w:rsidR="00F62D53">
          <w:rPr>
            <w:noProof/>
            <w:lang w:val="en-US"/>
          </w:rPr>
          <w:t>will be</w:t>
        </w:r>
      </w:ins>
      <w:ins w:id="332" w:author="obled" w:date="2015-12-08T10:26:00Z">
        <w:r w:rsidR="008E14E9" w:rsidRPr="00D3493F">
          <w:rPr>
            <w:noProof/>
            <w:lang w:val="en-US"/>
          </w:rPr>
          <w:t xml:space="preserve"> applied to </w:t>
        </w:r>
      </w:ins>
      <w:ins w:id="333" w:author="obled" w:date="2015-12-08T10:41:00Z">
        <w:r w:rsidR="00F62D53">
          <w:rPr>
            <w:noProof/>
            <w:lang w:val="en-US"/>
          </w:rPr>
          <w:t>target situations</w:t>
        </w:r>
      </w:ins>
      <w:ins w:id="334" w:author="obled" w:date="2015-12-08T10:42:00Z">
        <w:r w:rsidR="00F62D53">
          <w:rPr>
            <w:noProof/>
            <w:lang w:val="en-US"/>
          </w:rPr>
          <w:t xml:space="preserve"> that </w:t>
        </w:r>
      </w:ins>
      <w:ins w:id="335" w:author="obled" w:date="2015-12-10T11:26:00Z">
        <w:r w:rsidR="004F1130">
          <w:rPr>
            <w:noProof/>
            <w:lang w:val="en-US"/>
          </w:rPr>
          <w:t xml:space="preserve">are no longer similar to the reanalysed ones. </w:t>
        </w:r>
      </w:ins>
      <w:ins w:id="336" w:author="obled" w:date="2015-12-10T11:27:00Z">
        <w:r w:rsidR="004F1130">
          <w:rPr>
            <w:noProof/>
            <w:lang w:val="en-US"/>
          </w:rPr>
          <w:t xml:space="preserve">They </w:t>
        </w:r>
      </w:ins>
      <w:ins w:id="337" w:author="obled" w:date="2015-12-08T10:42:00Z">
        <w:r w:rsidR="00F62D53">
          <w:rPr>
            <w:noProof/>
            <w:lang w:val="en-US"/>
          </w:rPr>
          <w:t>will be taken from</w:t>
        </w:r>
      </w:ins>
      <w:ins w:id="338" w:author="obled" w:date="2015-12-08T10:41:00Z">
        <w:r w:rsidR="00F62D53">
          <w:rPr>
            <w:noProof/>
            <w:lang w:val="en-US"/>
          </w:rPr>
          <w:t xml:space="preserve"> </w:t>
        </w:r>
      </w:ins>
      <w:ins w:id="339" w:author="obled" w:date="2015-12-08T10:26:00Z">
        <w:r w:rsidR="008E14E9" w:rsidRPr="00D3493F">
          <w:rPr>
            <w:noProof/>
            <w:lang w:val="en-US"/>
          </w:rPr>
          <w:t>global model forecasts</w:t>
        </w:r>
      </w:ins>
      <w:ins w:id="340" w:author="obled" w:date="2015-12-08T10:43:00Z">
        <w:r w:rsidR="00F62D53">
          <w:rPr>
            <w:noProof/>
            <w:lang w:val="en-US"/>
          </w:rPr>
          <w:t xml:space="preserve">, </w:t>
        </w:r>
      </w:ins>
      <w:ins w:id="341" w:author="obled" w:date="2015-12-08T11:17:00Z">
        <w:r>
          <w:rPr>
            <w:noProof/>
            <w:lang w:val="en-US"/>
          </w:rPr>
          <w:t xml:space="preserve">which may not be those used </w:t>
        </w:r>
      </w:ins>
      <w:ins w:id="342" w:author="obled" w:date="2015-12-08T11:18:00Z">
        <w:r>
          <w:rPr>
            <w:noProof/>
            <w:lang w:val="en-US"/>
          </w:rPr>
          <w:t>to elaborate the</w:t>
        </w:r>
      </w:ins>
      <w:ins w:id="343" w:author="obled" w:date="2015-12-08T10:43:00Z">
        <w:r w:rsidR="00F62D53">
          <w:rPr>
            <w:noProof/>
            <w:lang w:val="en-US"/>
          </w:rPr>
          <w:t xml:space="preserve"> archive of observed and/or reanalysed situations.</w:t>
        </w:r>
      </w:ins>
      <w:ins w:id="344" w:author="obled" w:date="2015-12-08T10:44:00Z">
        <w:r w:rsidR="00F62D53">
          <w:rPr>
            <w:noProof/>
            <w:lang w:val="en-US"/>
          </w:rPr>
          <w:t xml:space="preserve"> So these new targets will display </w:t>
        </w:r>
      </w:ins>
      <w:ins w:id="345" w:author="obled" w:date="2015-12-08T10:45:00Z">
        <w:r w:rsidR="00F62D53">
          <w:rPr>
            <w:noProof/>
            <w:lang w:val="en-US"/>
          </w:rPr>
          <w:t>characteristics different from those of the archive, and in particular</w:t>
        </w:r>
      </w:ins>
      <w:ins w:id="346" w:author="obled" w:date="2015-12-08T10:26:00Z">
        <w:r w:rsidR="00F62D53">
          <w:rPr>
            <w:noProof/>
            <w:lang w:val="en-US"/>
          </w:rPr>
          <w:t xml:space="preserve"> contain</w:t>
        </w:r>
        <w:r w:rsidR="008E14E9" w:rsidRPr="00D3493F">
          <w:rPr>
            <w:noProof/>
            <w:lang w:val="en-US"/>
          </w:rPr>
          <w:t xml:space="preserve"> larger uncertainties</w:t>
        </w:r>
      </w:ins>
      <w:ins w:id="347" w:author="obled" w:date="2015-12-08T10:46:00Z">
        <w:r w:rsidR="00F62D53">
          <w:rPr>
            <w:noProof/>
            <w:lang w:val="en-US"/>
          </w:rPr>
          <w:t>, especially at growing lead-times</w:t>
        </w:r>
      </w:ins>
      <w:ins w:id="348" w:author="obled" w:date="2015-12-08T10:26:00Z">
        <w:r w:rsidR="008E14E9" w:rsidRPr="00D3493F">
          <w:rPr>
            <w:noProof/>
            <w:lang w:val="en-US"/>
          </w:rPr>
          <w:t>.</w:t>
        </w:r>
      </w:ins>
    </w:p>
    <w:p w:rsidR="00DA51A6" w:rsidRDefault="00DA51A6" w:rsidP="008E14E9">
      <w:pPr>
        <w:tabs>
          <w:tab w:val="center" w:pos="4800"/>
          <w:tab w:val="right" w:pos="9500"/>
        </w:tabs>
        <w:ind w:firstLine="720"/>
        <w:jc w:val="both"/>
        <w:rPr>
          <w:ins w:id="349" w:author="obled" w:date="2015-12-10T11:32:00Z"/>
          <w:noProof/>
          <w:lang w:val="en-US"/>
        </w:rPr>
      </w:pPr>
      <w:ins w:id="350" w:author="obled" w:date="2015-12-08T11:19:00Z">
        <w:r>
          <w:rPr>
            <w:noProof/>
            <w:lang w:val="en-US"/>
          </w:rPr>
          <w:t>Usually</w:t>
        </w:r>
      </w:ins>
      <w:ins w:id="351" w:author="obled" w:date="2015-12-08T11:20:00Z">
        <w:r w:rsidR="00D20A9A">
          <w:rPr>
            <w:noProof/>
            <w:lang w:val="en-US"/>
          </w:rPr>
          <w:t xml:space="preserve"> the models used to extract future expected target situation have a resolution better than the archive</w:t>
        </w:r>
      </w:ins>
      <w:ins w:id="352" w:author="obled" w:date="2015-12-10T11:29:00Z">
        <w:r w:rsidR="007D0186">
          <w:rPr>
            <w:noProof/>
            <w:lang w:val="en-US"/>
          </w:rPr>
          <w:t xml:space="preserve"> (e.g. 0.5° or less, instead of 1or 2.5)</w:t>
        </w:r>
      </w:ins>
      <w:ins w:id="353" w:author="obled" w:date="2015-12-08T11:20:00Z">
        <w:r w:rsidR="00D20A9A">
          <w:rPr>
            <w:noProof/>
            <w:lang w:val="en-US"/>
          </w:rPr>
          <w:t xml:space="preserve">, </w:t>
        </w:r>
      </w:ins>
      <w:ins w:id="354" w:author="obled" w:date="2015-12-10T11:28:00Z">
        <w:r w:rsidR="007D0186">
          <w:rPr>
            <w:noProof/>
            <w:lang w:val="en-US"/>
          </w:rPr>
          <w:t xml:space="preserve">and usually </w:t>
        </w:r>
      </w:ins>
      <w:ins w:id="355" w:author="obled" w:date="2015-12-10T11:30:00Z">
        <w:r w:rsidR="007D0186">
          <w:rPr>
            <w:noProof/>
            <w:lang w:val="en-US"/>
          </w:rPr>
          <w:t>the variables are</w:t>
        </w:r>
      </w:ins>
      <w:ins w:id="356" w:author="obled" w:date="2015-12-08T11:20:00Z">
        <w:r w:rsidR="00D20A9A">
          <w:rPr>
            <w:noProof/>
            <w:lang w:val="en-US"/>
          </w:rPr>
          <w:t xml:space="preserve"> </w:t>
        </w:r>
      </w:ins>
      <w:ins w:id="357" w:author="obled" w:date="2015-12-08T11:23:00Z">
        <w:r w:rsidR="00D20A9A">
          <w:rPr>
            <w:noProof/>
            <w:lang w:val="en-US"/>
          </w:rPr>
          <w:t xml:space="preserve">simply </w:t>
        </w:r>
      </w:ins>
      <w:ins w:id="358" w:author="obled" w:date="2015-12-08T11:20:00Z">
        <w:r w:rsidR="00D20A9A">
          <w:rPr>
            <w:noProof/>
            <w:lang w:val="en-US"/>
          </w:rPr>
          <w:t>aggregated to fit the archive resolution</w:t>
        </w:r>
      </w:ins>
      <w:ins w:id="359" w:author="obled" w:date="2015-12-08T11:23:00Z">
        <w:r w:rsidR="00D20A9A">
          <w:rPr>
            <w:noProof/>
            <w:lang w:val="en-US"/>
          </w:rPr>
          <w:t>.</w:t>
        </w:r>
      </w:ins>
      <w:ins w:id="360" w:author="obled" w:date="2015-12-10T11:30:00Z">
        <w:r w:rsidR="007D0186">
          <w:rPr>
            <w:noProof/>
            <w:lang w:val="en-US"/>
          </w:rPr>
          <w:t xml:space="preserve"> However, what is the consistency between a NCEP humidity variable at 2</w:t>
        </w:r>
      </w:ins>
      <w:ins w:id="361" w:author="obled" w:date="2015-12-10T11:31:00Z">
        <w:r w:rsidR="007D0186">
          <w:rPr>
            <w:noProof/>
            <w:lang w:val="en-US"/>
          </w:rPr>
          <w:t>.</w:t>
        </w:r>
      </w:ins>
      <w:ins w:id="362" w:author="obled" w:date="2015-12-10T11:30:00Z">
        <w:r w:rsidR="007D0186">
          <w:rPr>
            <w:noProof/>
            <w:lang w:val="en-US"/>
          </w:rPr>
          <w:t>5</w:t>
        </w:r>
      </w:ins>
      <w:ins w:id="363" w:author="obled" w:date="2015-12-10T11:31:00Z">
        <w:r w:rsidR="007D0186">
          <w:rPr>
            <w:noProof/>
            <w:lang w:val="en-US"/>
          </w:rPr>
          <w:t>°</w:t>
        </w:r>
      </w:ins>
      <w:ins w:id="364" w:author="obled" w:date="2015-12-10T11:30:00Z">
        <w:r w:rsidR="007D0186">
          <w:rPr>
            <w:noProof/>
            <w:lang w:val="en-US"/>
          </w:rPr>
          <w:t xml:space="preserve"> and </w:t>
        </w:r>
      </w:ins>
      <w:ins w:id="365" w:author="obled" w:date="2015-12-10T11:31:00Z">
        <w:r w:rsidR="007D0186">
          <w:rPr>
            <w:noProof/>
            <w:lang w:val="en-US"/>
          </w:rPr>
          <w:t>a 0.5</w:t>
        </w:r>
      </w:ins>
      <w:ins w:id="366" w:author="obled" w:date="2015-12-10T11:32:00Z">
        <w:r w:rsidR="007D0186">
          <w:rPr>
            <w:noProof/>
            <w:lang w:val="en-US"/>
          </w:rPr>
          <w:t>°</w:t>
        </w:r>
      </w:ins>
      <w:ins w:id="367" w:author="obled" w:date="2015-12-10T11:31:00Z">
        <w:r w:rsidR="007D0186">
          <w:rPr>
            <w:noProof/>
            <w:lang w:val="en-US"/>
          </w:rPr>
          <w:t xml:space="preserve"> humidity</w:t>
        </w:r>
      </w:ins>
      <w:ins w:id="368" w:author="obled" w:date="2015-12-10T11:32:00Z">
        <w:r w:rsidR="007D0186">
          <w:rPr>
            <w:noProof/>
            <w:lang w:val="en-US"/>
          </w:rPr>
          <w:t xml:space="preserve"> forecast from EFS?</w:t>
        </w:r>
      </w:ins>
    </w:p>
    <w:p w:rsidR="007D0186" w:rsidRDefault="007D0186" w:rsidP="008E14E9">
      <w:pPr>
        <w:tabs>
          <w:tab w:val="center" w:pos="4800"/>
          <w:tab w:val="right" w:pos="9500"/>
        </w:tabs>
        <w:ind w:firstLine="720"/>
        <w:jc w:val="both"/>
        <w:rPr>
          <w:ins w:id="369" w:author="obled" w:date="2015-12-10T11:36:00Z"/>
          <w:noProof/>
          <w:lang w:val="en-US"/>
        </w:rPr>
      </w:pPr>
      <w:ins w:id="370" w:author="obled" w:date="2015-12-10T11:32:00Z">
        <w:r>
          <w:rPr>
            <w:noProof/>
            <w:lang w:val="en-US"/>
          </w:rPr>
          <w:t xml:space="preserve">Eventually, we may think of a variable that proved a good predictor in the calibration </w:t>
        </w:r>
      </w:ins>
      <w:ins w:id="371" w:author="obled" w:date="2015-12-10T11:33:00Z">
        <w:r>
          <w:rPr>
            <w:noProof/>
            <w:lang w:val="en-US"/>
          </w:rPr>
          <w:t xml:space="preserve">of the </w:t>
        </w:r>
      </w:ins>
      <w:ins w:id="372" w:author="obled" w:date="2015-12-10T11:32:00Z">
        <w:r>
          <w:rPr>
            <w:noProof/>
            <w:lang w:val="en-US"/>
          </w:rPr>
          <w:t>AM</w:t>
        </w:r>
      </w:ins>
      <w:ins w:id="373" w:author="obled" w:date="2015-12-10T11:33:00Z">
        <w:r>
          <w:rPr>
            <w:noProof/>
            <w:lang w:val="en-US"/>
          </w:rPr>
          <w:t xml:space="preserve">, but which is poorly predicted by the </w:t>
        </w:r>
      </w:ins>
      <w:ins w:id="374" w:author="obled" w:date="2015-12-10T11:34:00Z">
        <w:r>
          <w:rPr>
            <w:noProof/>
            <w:lang w:val="en-US"/>
          </w:rPr>
          <w:t xml:space="preserve">forecast NWP </w:t>
        </w:r>
      </w:ins>
      <w:ins w:id="375" w:author="obled" w:date="2015-12-10T11:33:00Z">
        <w:r>
          <w:rPr>
            <w:noProof/>
            <w:lang w:val="en-US"/>
          </w:rPr>
          <w:t>model selected</w:t>
        </w:r>
      </w:ins>
      <w:ins w:id="376" w:author="obled" w:date="2015-12-10T11:34:00Z">
        <w:r>
          <w:rPr>
            <w:noProof/>
            <w:lang w:val="en-US"/>
          </w:rPr>
          <w:t>, perhaps beyond a certain lead-time, so that this predictor has better to be dropped.</w:t>
        </w:r>
      </w:ins>
      <w:ins w:id="377" w:author="obled" w:date="2015-12-10T11:33:00Z">
        <w:r>
          <w:rPr>
            <w:noProof/>
            <w:lang w:val="en-US"/>
          </w:rPr>
          <w:t xml:space="preserve"> </w:t>
        </w:r>
      </w:ins>
    </w:p>
    <w:p w:rsidR="007D0186" w:rsidRDefault="007D0186" w:rsidP="007D0186">
      <w:pPr>
        <w:tabs>
          <w:tab w:val="center" w:pos="4800"/>
          <w:tab w:val="right" w:pos="9500"/>
        </w:tabs>
        <w:ind w:firstLine="720"/>
        <w:jc w:val="both"/>
        <w:rPr>
          <w:ins w:id="378" w:author="obled" w:date="2015-12-10T11:37:00Z"/>
          <w:noProof/>
          <w:lang w:val="en-US"/>
        </w:rPr>
      </w:pPr>
      <w:ins w:id="379" w:author="obled" w:date="2015-12-10T11:36:00Z">
        <w:r>
          <w:rPr>
            <w:noProof/>
            <w:lang w:val="en-US"/>
          </w:rPr>
          <w:t>To address these operational aspects, the best is to collect a datat set of reforecast from the specific NWP model selected. For example, Thevenot (2004) used a 5 year set of EFS forecasts from ECMWF, with ten days ahead forecasts for every day.</w:t>
        </w:r>
      </w:ins>
    </w:p>
    <w:p w:rsidR="00081BDA" w:rsidRDefault="0079638A" w:rsidP="007D0186">
      <w:pPr>
        <w:tabs>
          <w:tab w:val="center" w:pos="4800"/>
          <w:tab w:val="right" w:pos="9500"/>
        </w:tabs>
        <w:ind w:firstLine="720"/>
        <w:jc w:val="both"/>
        <w:rPr>
          <w:ins w:id="380" w:author="obled" w:date="2015-12-10T11:49:00Z"/>
          <w:noProof/>
          <w:lang w:val="en-US"/>
        </w:rPr>
      </w:pPr>
      <w:ins w:id="381" w:author="obled" w:date="2015-12-10T11:38:00Z">
        <w:r>
          <w:rPr>
            <w:noProof/>
            <w:lang w:val="en-US"/>
          </w:rPr>
          <w:t>The AM method was run with two level</w:t>
        </w:r>
      </w:ins>
      <w:ins w:id="382" w:author="obled" w:date="2015-12-10T11:39:00Z">
        <w:r>
          <w:rPr>
            <w:noProof/>
            <w:lang w:val="en-US"/>
          </w:rPr>
          <w:t>s</w:t>
        </w:r>
      </w:ins>
      <w:ins w:id="383" w:author="obled" w:date="2015-12-10T11:38:00Z">
        <w:r>
          <w:rPr>
            <w:noProof/>
            <w:lang w:val="en-US"/>
          </w:rPr>
          <w:t xml:space="preserve"> of analogy. </w:t>
        </w:r>
      </w:ins>
      <w:ins w:id="384" w:author="obled" w:date="2015-12-10T11:39:00Z">
        <w:r>
          <w:rPr>
            <w:noProof/>
            <w:lang w:val="en-US"/>
          </w:rPr>
          <w:t>Obviously the performances were slightly lower than thos</w:t>
        </w:r>
      </w:ins>
      <w:ins w:id="385" w:author="obled" w:date="2015-12-10T11:40:00Z">
        <w:r>
          <w:rPr>
            <w:noProof/>
            <w:lang w:val="en-US"/>
          </w:rPr>
          <w:t>e</w:t>
        </w:r>
      </w:ins>
      <w:ins w:id="386" w:author="obled" w:date="2015-12-10T11:39:00Z">
        <w:r>
          <w:rPr>
            <w:noProof/>
            <w:lang w:val="en-US"/>
          </w:rPr>
          <w:t xml:space="preserve"> obtained in </w:t>
        </w:r>
      </w:ins>
      <w:ins w:id="387" w:author="obled" w:date="2015-12-10T11:40:00Z">
        <w:r>
          <w:rPr>
            <w:noProof/>
            <w:lang w:val="en-US"/>
          </w:rPr>
          <w:t>calibration or in perfect prognosis validation,</w:t>
        </w:r>
      </w:ins>
      <w:ins w:id="388" w:author="obled" w:date="2015-12-10T11:41:00Z">
        <w:r>
          <w:rPr>
            <w:noProof/>
            <w:lang w:val="en-US"/>
          </w:rPr>
          <w:t xml:space="preserve"> and showed the expected decay with</w:t>
        </w:r>
      </w:ins>
      <w:ins w:id="389" w:author="obled" w:date="2015-12-10T11:44:00Z">
        <w:r>
          <w:rPr>
            <w:noProof/>
            <w:lang w:val="en-US"/>
          </w:rPr>
          <w:t xml:space="preserve"> increasing lead-times.</w:t>
        </w:r>
      </w:ins>
      <w:ins w:id="390" w:author="obled" w:date="2015-12-10T11:42:00Z">
        <w:r>
          <w:rPr>
            <w:noProof/>
            <w:lang w:val="en-US"/>
          </w:rPr>
          <w:t xml:space="preserve"> </w:t>
        </w:r>
      </w:ins>
      <w:ins w:id="391" w:author="obled" w:date="2015-12-10T11:41:00Z">
        <w:r>
          <w:rPr>
            <w:noProof/>
            <w:lang w:val="en-US"/>
          </w:rPr>
          <w:t xml:space="preserve"> </w:t>
        </w:r>
      </w:ins>
      <w:ins w:id="392" w:author="obled" w:date="2015-12-10T11:42:00Z">
        <w:r>
          <w:rPr>
            <w:noProof/>
            <w:lang w:val="en-US"/>
          </w:rPr>
          <w:t>However, I</w:t>
        </w:r>
      </w:ins>
      <w:ins w:id="393" w:author="obled" w:date="2015-12-10T11:45:00Z">
        <w:r>
          <w:rPr>
            <w:noProof/>
            <w:lang w:val="en-US"/>
          </w:rPr>
          <w:t>t</w:t>
        </w:r>
      </w:ins>
      <w:ins w:id="394" w:author="obled" w:date="2015-12-10T11:42:00Z">
        <w:r>
          <w:rPr>
            <w:noProof/>
            <w:lang w:val="en-US"/>
          </w:rPr>
          <w:t xml:space="preserve"> appeared </w:t>
        </w:r>
      </w:ins>
      <w:ins w:id="395" w:author="obled" w:date="2015-12-10T11:45:00Z">
        <w:r>
          <w:rPr>
            <w:noProof/>
            <w:lang w:val="en-US"/>
          </w:rPr>
          <w:t>that beyond 3 day-lead-time, the two level AM d</w:t>
        </w:r>
      </w:ins>
      <w:ins w:id="396" w:author="obled" w:date="2015-12-10T11:46:00Z">
        <w:r>
          <w:rPr>
            <w:noProof/>
            <w:lang w:val="en-US"/>
          </w:rPr>
          <w:t>id</w:t>
        </w:r>
      </w:ins>
      <w:ins w:id="397" w:author="obled" w:date="2015-12-10T11:45:00Z">
        <w:r>
          <w:rPr>
            <w:noProof/>
            <w:lang w:val="en-US"/>
          </w:rPr>
          <w:t xml:space="preserve"> not do</w:t>
        </w:r>
      </w:ins>
      <w:ins w:id="398" w:author="obled" w:date="2015-12-10T11:46:00Z">
        <w:r>
          <w:rPr>
            <w:noProof/>
            <w:lang w:val="en-US"/>
          </w:rPr>
          <w:t xml:space="preserve"> better that the one level analogy. It comes from the fact that large scale geoptential varibles are correctly predicted up to 8 or 10 days, while humidity variables are not, at least by the </w:t>
        </w:r>
      </w:ins>
      <w:ins w:id="399" w:author="obled" w:date="2015-12-10T11:48:00Z">
        <w:r w:rsidR="00081BDA">
          <w:rPr>
            <w:noProof/>
            <w:lang w:val="en-US"/>
          </w:rPr>
          <w:t xml:space="preserve">current </w:t>
        </w:r>
      </w:ins>
      <w:ins w:id="400" w:author="obled" w:date="2015-12-10T11:46:00Z">
        <w:r>
          <w:rPr>
            <w:noProof/>
            <w:lang w:val="en-US"/>
          </w:rPr>
          <w:t>version</w:t>
        </w:r>
      </w:ins>
      <w:ins w:id="401" w:author="obled" w:date="2015-12-10T11:48:00Z">
        <w:r w:rsidR="00081BDA">
          <w:rPr>
            <w:noProof/>
            <w:lang w:val="en-US"/>
          </w:rPr>
          <w:t xml:space="preserve"> of the model considered.</w:t>
        </w:r>
      </w:ins>
    </w:p>
    <w:p w:rsidR="00021F8F" w:rsidRDefault="00D20A9A" w:rsidP="008E14E9">
      <w:pPr>
        <w:tabs>
          <w:tab w:val="center" w:pos="4800"/>
          <w:tab w:val="right" w:pos="9500"/>
        </w:tabs>
        <w:ind w:firstLine="720"/>
        <w:jc w:val="both"/>
        <w:rPr>
          <w:ins w:id="402" w:author="obled" w:date="2015-12-08T11:41:00Z"/>
          <w:noProof/>
          <w:lang w:val="en-US"/>
        </w:rPr>
      </w:pPr>
      <w:ins w:id="403" w:author="obled" w:date="2015-12-08T11:23:00Z">
        <w:r>
          <w:rPr>
            <w:noProof/>
            <w:lang w:val="en-US"/>
          </w:rPr>
          <w:t>Next, we assume that for the synoptic variables used as predictors, the model</w:t>
        </w:r>
      </w:ins>
      <w:ins w:id="404" w:author="obled" w:date="2015-12-10T11:49:00Z">
        <w:r w:rsidR="00081BDA">
          <w:rPr>
            <w:noProof/>
            <w:lang w:val="en-US"/>
          </w:rPr>
          <w:t xml:space="preserve"> forecasts</w:t>
        </w:r>
      </w:ins>
      <w:ins w:id="405" w:author="obled" w:date="2015-12-08T11:23:00Z">
        <w:r>
          <w:rPr>
            <w:noProof/>
            <w:lang w:val="en-US"/>
          </w:rPr>
          <w:t xml:space="preserve"> ha</w:t>
        </w:r>
      </w:ins>
      <w:ins w:id="406" w:author="obled" w:date="2015-12-10T11:49:00Z">
        <w:r w:rsidR="00081BDA">
          <w:rPr>
            <w:noProof/>
            <w:lang w:val="en-US"/>
          </w:rPr>
          <w:t>ve</w:t>
        </w:r>
      </w:ins>
      <w:ins w:id="407" w:author="obled" w:date="2015-12-08T11:23:00Z">
        <w:r>
          <w:rPr>
            <w:noProof/>
            <w:lang w:val="en-US"/>
          </w:rPr>
          <w:t xml:space="preserve"> </w:t>
        </w:r>
      </w:ins>
      <w:ins w:id="408" w:author="obled" w:date="2015-12-08T11:25:00Z">
        <w:r>
          <w:rPr>
            <w:noProof/>
            <w:lang w:val="en-US"/>
          </w:rPr>
          <w:t>more</w:t>
        </w:r>
      </w:ins>
      <w:ins w:id="409" w:author="obled" w:date="2015-12-08T11:23:00Z">
        <w:r>
          <w:rPr>
            <w:noProof/>
            <w:lang w:val="en-US"/>
          </w:rPr>
          <w:t xml:space="preserve"> uncertainties </w:t>
        </w:r>
      </w:ins>
      <w:ins w:id="410" w:author="obled" w:date="2015-12-10T11:49:00Z">
        <w:r w:rsidR="00081BDA">
          <w:rPr>
            <w:noProof/>
            <w:lang w:val="en-US"/>
          </w:rPr>
          <w:t xml:space="preserve">than the reanalyses </w:t>
        </w:r>
      </w:ins>
      <w:ins w:id="411" w:author="obled" w:date="2015-12-08T11:23:00Z">
        <w:r>
          <w:rPr>
            <w:noProof/>
            <w:lang w:val="en-US"/>
          </w:rPr>
          <w:t>but no systematic bias.</w:t>
        </w:r>
      </w:ins>
      <w:ins w:id="412" w:author="obled" w:date="2015-12-08T11:25:00Z">
        <w:r>
          <w:rPr>
            <w:noProof/>
            <w:lang w:val="en-US"/>
          </w:rPr>
          <w:t xml:space="preserve"> </w:t>
        </w:r>
      </w:ins>
      <w:ins w:id="413" w:author="obled" w:date="2015-12-08T11:30:00Z">
        <w:r w:rsidR="0049738C">
          <w:rPr>
            <w:noProof/>
            <w:lang w:val="en-US"/>
          </w:rPr>
          <w:t>To optimize further the AM, it was considered that the further the lead-time, the more uncertain the synoptic forecast</w:t>
        </w:r>
      </w:ins>
      <w:ins w:id="414" w:author="obled" w:date="2015-12-10T11:50:00Z">
        <w:r w:rsidR="00081BDA">
          <w:rPr>
            <w:noProof/>
            <w:lang w:val="en-US"/>
          </w:rPr>
          <w:t>s</w:t>
        </w:r>
      </w:ins>
      <w:ins w:id="415" w:author="obled" w:date="2015-12-08T11:30:00Z">
        <w:r w:rsidR="0049738C">
          <w:rPr>
            <w:noProof/>
            <w:lang w:val="en-US"/>
          </w:rPr>
          <w:t xml:space="preserve"> and therefore the more uncertain the precipitation forecast</w:t>
        </w:r>
      </w:ins>
      <w:ins w:id="416" w:author="obled" w:date="2015-12-10T11:50:00Z">
        <w:r w:rsidR="00081BDA">
          <w:rPr>
            <w:noProof/>
            <w:lang w:val="en-US"/>
          </w:rPr>
          <w:t>s</w:t>
        </w:r>
      </w:ins>
      <w:ins w:id="417" w:author="obled" w:date="2015-12-08T11:30:00Z">
        <w:r w:rsidR="0049738C">
          <w:rPr>
            <w:noProof/>
            <w:lang w:val="en-US"/>
          </w:rPr>
          <w:t xml:space="preserve"> could be.</w:t>
        </w:r>
      </w:ins>
      <w:ins w:id="418" w:author="obled" w:date="2015-12-08T11:32:00Z">
        <w:r w:rsidR="0049738C">
          <w:rPr>
            <w:noProof/>
            <w:lang w:val="en-US"/>
          </w:rPr>
          <w:t xml:space="preserve"> This has been done by reconsidering, for each lead</w:t>
        </w:r>
      </w:ins>
      <w:ins w:id="419" w:author="obled" w:date="2015-12-10T11:50:00Z">
        <w:r w:rsidR="00081BDA">
          <w:rPr>
            <w:noProof/>
            <w:lang w:val="en-US"/>
          </w:rPr>
          <w:t>-</w:t>
        </w:r>
      </w:ins>
      <w:ins w:id="420" w:author="obled" w:date="2015-12-08T11:32:00Z">
        <w:r w:rsidR="0049738C">
          <w:rPr>
            <w:noProof/>
            <w:lang w:val="en-US"/>
          </w:rPr>
          <w:t xml:space="preserve">time, the </w:t>
        </w:r>
      </w:ins>
      <w:ins w:id="421" w:author="obled" w:date="2015-12-08T11:33:00Z">
        <w:r w:rsidR="0049738C">
          <w:rPr>
            <w:noProof/>
            <w:lang w:val="en-US"/>
          </w:rPr>
          <w:t xml:space="preserve">optimal </w:t>
        </w:r>
      </w:ins>
      <w:ins w:id="422" w:author="obled" w:date="2015-12-08T11:32:00Z">
        <w:r w:rsidR="0049738C">
          <w:rPr>
            <w:noProof/>
            <w:lang w:val="en-US"/>
          </w:rPr>
          <w:t xml:space="preserve">number </w:t>
        </w:r>
      </w:ins>
      <w:ins w:id="423" w:author="obled" w:date="2015-12-08T11:33:00Z">
        <w:r w:rsidR="0049738C">
          <w:rPr>
            <w:noProof/>
            <w:lang w:val="en-US"/>
          </w:rPr>
          <w:t>of analogues to select , but optimal with this set of reforecast data from this particular NWP model.</w:t>
        </w:r>
      </w:ins>
      <w:ins w:id="424" w:author="obled" w:date="2015-12-08T11:35:00Z">
        <w:r w:rsidR="0049738C">
          <w:rPr>
            <w:noProof/>
            <w:lang w:val="en-US"/>
          </w:rPr>
          <w:t xml:space="preserve"> The underlying idea is that if the model proves perfect, then the</w:t>
        </w:r>
      </w:ins>
      <w:ins w:id="425" w:author="obled" w:date="2015-12-08T11:36:00Z">
        <w:r w:rsidR="0049738C">
          <w:rPr>
            <w:noProof/>
            <w:lang w:val="en-US"/>
          </w:rPr>
          <w:t xml:space="preserve"> </w:t>
        </w:r>
      </w:ins>
      <w:ins w:id="426" w:author="obled" w:date="2015-12-08T11:35:00Z">
        <w:r w:rsidR="0049738C">
          <w:rPr>
            <w:noProof/>
            <w:lang w:val="en-US"/>
          </w:rPr>
          <w:t xml:space="preserve">number of analogues should remain </w:t>
        </w:r>
      </w:ins>
      <w:ins w:id="427" w:author="obled" w:date="2015-12-08T11:36:00Z">
        <w:r w:rsidR="0049738C">
          <w:rPr>
            <w:noProof/>
            <w:lang w:val="en-US"/>
          </w:rPr>
          <w:t>clo</w:t>
        </w:r>
      </w:ins>
      <w:ins w:id="428" w:author="obled" w:date="2015-12-10T11:51:00Z">
        <w:r w:rsidR="00081BDA">
          <w:rPr>
            <w:noProof/>
            <w:lang w:val="en-US"/>
          </w:rPr>
          <w:t>s</w:t>
        </w:r>
      </w:ins>
      <w:ins w:id="429" w:author="obled" w:date="2015-12-08T11:36:00Z">
        <w:r w:rsidR="0049738C">
          <w:rPr>
            <w:noProof/>
            <w:lang w:val="en-US"/>
          </w:rPr>
          <w:t xml:space="preserve">e to </w:t>
        </w:r>
      </w:ins>
      <w:ins w:id="430" w:author="obled" w:date="2015-12-08T11:35:00Z">
        <w:r w:rsidR="0049738C">
          <w:rPr>
            <w:noProof/>
            <w:lang w:val="en-US"/>
          </w:rPr>
          <w:t>that obtaine</w:t>
        </w:r>
      </w:ins>
      <w:ins w:id="431" w:author="obled" w:date="2015-12-08T11:36:00Z">
        <w:r w:rsidR="0049738C">
          <w:rPr>
            <w:noProof/>
            <w:lang w:val="en-US"/>
          </w:rPr>
          <w:t>d</w:t>
        </w:r>
      </w:ins>
      <w:ins w:id="432" w:author="obled" w:date="2015-12-08T11:35:00Z">
        <w:r w:rsidR="0049738C">
          <w:rPr>
            <w:noProof/>
            <w:lang w:val="en-US"/>
          </w:rPr>
          <w:t xml:space="preserve"> in</w:t>
        </w:r>
      </w:ins>
      <w:ins w:id="433" w:author="obled" w:date="2015-12-08T11:36:00Z">
        <w:r w:rsidR="0049738C">
          <w:rPr>
            <w:noProof/>
            <w:lang w:val="en-US"/>
          </w:rPr>
          <w:t xml:space="preserve"> the perfect progonosis framework. While if the model becomes irrelevant, for example at long lead-time</w:t>
        </w:r>
      </w:ins>
      <w:ins w:id="434" w:author="obled" w:date="2015-12-10T11:51:00Z">
        <w:r w:rsidR="00081BDA">
          <w:rPr>
            <w:noProof/>
            <w:lang w:val="en-US"/>
          </w:rPr>
          <w:t>s</w:t>
        </w:r>
      </w:ins>
      <w:ins w:id="435" w:author="obled" w:date="2015-12-08T11:36:00Z">
        <w:r w:rsidR="0049738C">
          <w:rPr>
            <w:noProof/>
            <w:lang w:val="en-US"/>
          </w:rPr>
          <w:t xml:space="preserve">, the AM should </w:t>
        </w:r>
      </w:ins>
      <w:ins w:id="436" w:author="obled" w:date="2015-12-08T11:38:00Z">
        <w:r w:rsidR="0049738C">
          <w:rPr>
            <w:noProof/>
            <w:lang w:val="en-US"/>
          </w:rPr>
          <w:t xml:space="preserve">propose a forecast </w:t>
        </w:r>
      </w:ins>
      <w:ins w:id="437" w:author="obled" w:date="2015-12-08T11:36:00Z">
        <w:r w:rsidR="0049738C">
          <w:rPr>
            <w:noProof/>
            <w:lang w:val="en-US"/>
          </w:rPr>
          <w:t>close</w:t>
        </w:r>
      </w:ins>
      <w:ins w:id="438" w:author="obled" w:date="2015-12-10T11:51:00Z">
        <w:r w:rsidR="00081BDA">
          <w:rPr>
            <w:noProof/>
            <w:lang w:val="en-US"/>
          </w:rPr>
          <w:t>r and closer</w:t>
        </w:r>
      </w:ins>
      <w:ins w:id="439" w:author="obled" w:date="2015-12-08T11:36:00Z">
        <w:r w:rsidR="0049738C">
          <w:rPr>
            <w:noProof/>
            <w:lang w:val="en-US"/>
          </w:rPr>
          <w:t xml:space="preserve"> to </w:t>
        </w:r>
      </w:ins>
      <w:ins w:id="440" w:author="obled" w:date="2015-12-08T11:38:00Z">
        <w:r w:rsidR="0049738C">
          <w:rPr>
            <w:noProof/>
            <w:lang w:val="en-US"/>
          </w:rPr>
          <w:t>the</w:t>
        </w:r>
      </w:ins>
      <w:ins w:id="441" w:author="obled" w:date="2015-12-08T11:36:00Z">
        <w:r w:rsidR="0049738C">
          <w:rPr>
            <w:noProof/>
            <w:lang w:val="en-US"/>
          </w:rPr>
          <w:t xml:space="preserve"> climatolog</w:t>
        </w:r>
      </w:ins>
      <w:ins w:id="442" w:author="obled" w:date="2015-12-08T11:40:00Z">
        <w:r w:rsidR="0049738C">
          <w:rPr>
            <w:noProof/>
            <w:lang w:val="en-US"/>
          </w:rPr>
          <w:t>ical distribution of the predictand</w:t>
        </w:r>
      </w:ins>
      <w:ins w:id="443" w:author="obled" w:date="2015-12-08T11:39:00Z">
        <w:r w:rsidR="0049738C">
          <w:rPr>
            <w:noProof/>
            <w:lang w:val="en-US"/>
          </w:rPr>
          <w:t>. And</w:t>
        </w:r>
      </w:ins>
      <w:ins w:id="444" w:author="obled" w:date="2015-12-08T11:38:00Z">
        <w:r w:rsidR="0049738C">
          <w:rPr>
            <w:noProof/>
            <w:lang w:val="en-US"/>
          </w:rPr>
          <w:t xml:space="preserve"> this can </w:t>
        </w:r>
      </w:ins>
      <w:ins w:id="445" w:author="obled" w:date="2015-12-08T11:39:00Z">
        <w:r w:rsidR="0049738C">
          <w:rPr>
            <w:noProof/>
            <w:lang w:val="en-US"/>
          </w:rPr>
          <w:t xml:space="preserve">be approached by </w:t>
        </w:r>
      </w:ins>
      <w:ins w:id="446" w:author="obled" w:date="2015-12-08T11:40:00Z">
        <w:r w:rsidR="00021F8F">
          <w:rPr>
            <w:noProof/>
            <w:lang w:val="en-US"/>
          </w:rPr>
          <w:t>allowing</w:t>
        </w:r>
      </w:ins>
      <w:ins w:id="447" w:author="obled" w:date="2015-12-08T11:39:00Z">
        <w:r w:rsidR="0049738C">
          <w:rPr>
            <w:noProof/>
            <w:lang w:val="en-US"/>
          </w:rPr>
          <w:t xml:space="preserve"> the number of analogues </w:t>
        </w:r>
      </w:ins>
      <w:ins w:id="448" w:author="obled" w:date="2015-12-08T11:40:00Z">
        <w:r w:rsidR="00021F8F">
          <w:rPr>
            <w:noProof/>
            <w:lang w:val="en-US"/>
          </w:rPr>
          <w:t>to increase</w:t>
        </w:r>
      </w:ins>
      <w:ins w:id="449" w:author="obled" w:date="2015-12-10T11:52:00Z">
        <w:r w:rsidR="00081BDA">
          <w:rPr>
            <w:noProof/>
            <w:lang w:val="en-US"/>
          </w:rPr>
          <w:t xml:space="preserve"> with the lead-time considered, therefore a new optimisation on the reforecast data set</w:t>
        </w:r>
      </w:ins>
      <w:ins w:id="450" w:author="obled" w:date="2015-12-08T11:40:00Z">
        <w:r w:rsidR="00021F8F">
          <w:rPr>
            <w:noProof/>
            <w:lang w:val="en-US"/>
          </w:rPr>
          <w:t>.</w:t>
        </w:r>
      </w:ins>
      <w:ins w:id="451" w:author="obled" w:date="2015-12-08T11:41:00Z">
        <w:r w:rsidR="00021F8F">
          <w:rPr>
            <w:noProof/>
            <w:lang w:val="en-US"/>
          </w:rPr>
          <w:t xml:space="preserve"> </w:t>
        </w:r>
      </w:ins>
    </w:p>
    <w:p w:rsidR="00021F8F" w:rsidRDefault="00021F8F" w:rsidP="008E14E9">
      <w:pPr>
        <w:tabs>
          <w:tab w:val="center" w:pos="4800"/>
          <w:tab w:val="right" w:pos="9500"/>
        </w:tabs>
        <w:ind w:firstLine="720"/>
        <w:jc w:val="both"/>
        <w:rPr>
          <w:ins w:id="452" w:author="obled" w:date="2015-12-08T11:42:00Z"/>
          <w:noProof/>
          <w:lang w:val="en-US"/>
        </w:rPr>
      </w:pPr>
      <w:ins w:id="453" w:author="obled" w:date="2015-12-08T11:41:00Z">
        <w:r>
          <w:rPr>
            <w:noProof/>
            <w:lang w:val="en-US"/>
          </w:rPr>
          <w:t>For t</w:t>
        </w:r>
        <w:r w:rsidR="00081BDA">
          <w:rPr>
            <w:noProof/>
            <w:lang w:val="en-US"/>
          </w:rPr>
          <w:t>he configuation used (ici mettr</w:t>
        </w:r>
        <w:r>
          <w:rPr>
            <w:noProof/>
            <w:lang w:val="en-US"/>
          </w:rPr>
          <w:t>e l’identifier?), the</w:t>
        </w:r>
      </w:ins>
      <w:ins w:id="454" w:author="obled" w:date="2015-12-08T11:42:00Z">
        <w:r>
          <w:rPr>
            <w:noProof/>
            <w:lang w:val="en-US"/>
          </w:rPr>
          <w:t xml:space="preserve"> first level analogy was based on the following numbers: (à vérifier)</w:t>
        </w:r>
      </w:ins>
    </w:p>
    <w:p w:rsidR="00021F8F" w:rsidRDefault="00021F8F" w:rsidP="008E14E9">
      <w:pPr>
        <w:tabs>
          <w:tab w:val="center" w:pos="4800"/>
          <w:tab w:val="right" w:pos="9500"/>
        </w:tabs>
        <w:ind w:firstLine="720"/>
        <w:jc w:val="both"/>
        <w:rPr>
          <w:ins w:id="455" w:author="obled" w:date="2015-12-08T11:42:00Z"/>
          <w:noProof/>
          <w:lang w:val="en-US"/>
        </w:rPr>
      </w:pPr>
      <w:ins w:id="456" w:author="obled" w:date="2015-12-08T11:43:00Z">
        <w:r>
          <w:rPr>
            <w:noProof/>
            <w:lang w:val="en-US"/>
          </w:rPr>
          <w:t xml:space="preserve">Leadtime  1    2    3   </w:t>
        </w:r>
      </w:ins>
      <w:ins w:id="457" w:author="obled" w:date="2015-12-08T11:44:00Z">
        <w:r>
          <w:rPr>
            <w:noProof/>
            <w:lang w:val="en-US"/>
          </w:rPr>
          <w:t xml:space="preserve">   4</w:t>
        </w:r>
      </w:ins>
    </w:p>
    <w:p w:rsidR="00021F8F" w:rsidRDefault="00021F8F" w:rsidP="008E14E9">
      <w:pPr>
        <w:tabs>
          <w:tab w:val="center" w:pos="4800"/>
          <w:tab w:val="right" w:pos="9500"/>
        </w:tabs>
        <w:ind w:firstLine="720"/>
        <w:jc w:val="both"/>
        <w:rPr>
          <w:ins w:id="458" w:author="obled" w:date="2015-12-08T11:47:00Z"/>
          <w:noProof/>
          <w:lang w:val="en-US"/>
        </w:rPr>
      </w:pPr>
      <w:ins w:id="459" w:author="obled" w:date="2015-12-08T11:43:00Z">
        <w:r>
          <w:rPr>
            <w:noProof/>
            <w:lang w:val="en-US"/>
          </w:rPr>
          <w:t xml:space="preserve">N1       35    40   70   130 </w:t>
        </w:r>
      </w:ins>
    </w:p>
    <w:p w:rsidR="00021F8F" w:rsidRDefault="00021F8F">
      <w:pPr>
        <w:tabs>
          <w:tab w:val="center" w:pos="4800"/>
          <w:tab w:val="right" w:pos="9500"/>
        </w:tabs>
        <w:ind w:firstLine="720"/>
        <w:jc w:val="both"/>
        <w:rPr>
          <w:ins w:id="460" w:author="obled" w:date="2015-12-10T11:58:00Z"/>
          <w:noProof/>
          <w:lang w:val="en-US"/>
        </w:rPr>
      </w:pPr>
    </w:p>
    <w:p w:rsidR="000A7817" w:rsidRDefault="000A7817">
      <w:pPr>
        <w:tabs>
          <w:tab w:val="center" w:pos="4800"/>
          <w:tab w:val="right" w:pos="9500"/>
        </w:tabs>
        <w:ind w:firstLine="720"/>
        <w:jc w:val="both"/>
        <w:rPr>
          <w:ins w:id="461" w:author="obled" w:date="2015-12-08T11:44:00Z"/>
          <w:noProof/>
          <w:lang w:val="en-US"/>
        </w:rPr>
      </w:pPr>
      <w:ins w:id="462" w:author="obled" w:date="2015-12-10T11:58:00Z">
        <w:r>
          <w:rPr>
            <w:noProof/>
            <w:lang w:val="en-US"/>
          </w:rPr>
          <w:t>It should be stressed that these operational aspects are dependent on the model used to provide the</w:t>
        </w:r>
      </w:ins>
      <w:ins w:id="463" w:author="obled" w:date="2015-12-10T11:59:00Z">
        <w:r>
          <w:rPr>
            <w:noProof/>
            <w:lang w:val="en-US"/>
          </w:rPr>
          <w:t xml:space="preserve"> AM with </w:t>
        </w:r>
      </w:ins>
      <w:ins w:id="464" w:author="obled" w:date="2015-12-10T11:58:00Z">
        <w:r>
          <w:rPr>
            <w:noProof/>
            <w:lang w:val="en-US"/>
          </w:rPr>
          <w:t>synoptic forecast</w:t>
        </w:r>
      </w:ins>
      <w:ins w:id="465" w:author="obled" w:date="2015-12-10T11:59:00Z">
        <w:r>
          <w:rPr>
            <w:noProof/>
            <w:lang w:val="en-US"/>
          </w:rPr>
          <w:t>s</w:t>
        </w:r>
      </w:ins>
      <w:ins w:id="466" w:author="obled" w:date="2015-12-10T12:00:00Z">
        <w:r>
          <w:rPr>
            <w:noProof/>
            <w:lang w:val="en-US"/>
          </w:rPr>
          <w:t>, and on the availability of a reforecast data set to perform the tuning of the AM to this particular model.</w:t>
        </w:r>
      </w:ins>
      <w:bookmarkStart w:id="467" w:name="_GoBack"/>
      <w:bookmarkEnd w:id="467"/>
      <w:ins w:id="468" w:author="obled" w:date="2015-12-10T11:59:00Z">
        <w:r>
          <w:rPr>
            <w:noProof/>
            <w:lang w:val="en-US"/>
          </w:rPr>
          <w:t xml:space="preserve"> </w:t>
        </w:r>
      </w:ins>
    </w:p>
    <w:p w:rsidR="00021F8F" w:rsidRDefault="00021F8F" w:rsidP="00021F8F">
      <w:pPr>
        <w:tabs>
          <w:tab w:val="center" w:pos="4800"/>
          <w:tab w:val="right" w:pos="9500"/>
        </w:tabs>
        <w:ind w:firstLine="720"/>
        <w:jc w:val="both"/>
        <w:rPr>
          <w:ins w:id="469" w:author="obled" w:date="2015-12-08T11:45:00Z"/>
          <w:noProof/>
          <w:lang w:val="en-US"/>
        </w:rPr>
      </w:pPr>
      <w:ins w:id="470" w:author="obled" w:date="2015-12-08T11:44:00Z">
        <w:r>
          <w:rPr>
            <w:noProof/>
            <w:lang w:val="en-US"/>
          </w:rPr>
          <w:lastRenderedPageBreak/>
          <w:t>This option is implemented in AtmoSwing, with the values o</w:t>
        </w:r>
      </w:ins>
      <w:ins w:id="471" w:author="obled" w:date="2015-12-08T11:45:00Z">
        <w:r>
          <w:rPr>
            <w:noProof/>
            <w:lang w:val="en-US"/>
          </w:rPr>
          <w:t>bained by Thevenot for a given</w:t>
        </w:r>
      </w:ins>
      <w:ins w:id="472" w:author="obled" w:date="2015-12-08T11:46:00Z">
        <w:r>
          <w:rPr>
            <w:noProof/>
            <w:lang w:val="en-US"/>
          </w:rPr>
          <w:t xml:space="preserve"> set of conditions (catchment, archive, NWP model</w:t>
        </w:r>
      </w:ins>
      <w:ins w:id="473" w:author="obled" w:date="2015-12-08T11:47:00Z">
        <w:r>
          <w:rPr>
            <w:noProof/>
            <w:lang w:val="en-US"/>
          </w:rPr>
          <w:t>,</w:t>
        </w:r>
      </w:ins>
      <w:ins w:id="474" w:author="obled" w:date="2015-12-08T11:46:00Z">
        <w:r>
          <w:rPr>
            <w:noProof/>
            <w:lang w:val="en-US"/>
          </w:rPr>
          <w:t xml:space="preserve"> etc…)</w:t>
        </w:r>
      </w:ins>
      <w:ins w:id="475" w:author="obled" w:date="2015-12-08T11:47:00Z">
        <w:r>
          <w:rPr>
            <w:noProof/>
            <w:lang w:val="en-US"/>
          </w:rPr>
          <w:t xml:space="preserve">. </w:t>
        </w:r>
      </w:ins>
      <w:ins w:id="476" w:author="obled" w:date="2015-12-08T11:46:00Z">
        <w:r>
          <w:rPr>
            <w:noProof/>
            <w:lang w:val="en-US"/>
          </w:rPr>
          <w:t xml:space="preserve"> It should </w:t>
        </w:r>
      </w:ins>
      <w:ins w:id="477" w:author="obled" w:date="2015-12-08T11:47:00Z">
        <w:r>
          <w:rPr>
            <w:noProof/>
            <w:lang w:val="en-US"/>
          </w:rPr>
          <w:t>h</w:t>
        </w:r>
      </w:ins>
      <w:ins w:id="478" w:author="obled" w:date="2015-12-08T11:46:00Z">
        <w:r>
          <w:rPr>
            <w:noProof/>
            <w:lang w:val="en-US"/>
          </w:rPr>
          <w:t>op</w:t>
        </w:r>
      </w:ins>
      <w:ins w:id="479" w:author="obled" w:date="2015-12-08T11:47:00Z">
        <w:r>
          <w:rPr>
            <w:noProof/>
            <w:lang w:val="en-US"/>
          </w:rPr>
          <w:t>e</w:t>
        </w:r>
      </w:ins>
      <w:ins w:id="480" w:author="obled" w:date="2015-12-08T11:46:00Z">
        <w:r>
          <w:rPr>
            <w:noProof/>
            <w:lang w:val="en-US"/>
          </w:rPr>
          <w:t xml:space="preserve">fully </w:t>
        </w:r>
      </w:ins>
      <w:ins w:id="481" w:author="obled" w:date="2015-12-08T11:47:00Z">
        <w:r>
          <w:rPr>
            <w:noProof/>
            <w:lang w:val="en-US"/>
          </w:rPr>
          <w:t>be</w:t>
        </w:r>
      </w:ins>
      <w:ins w:id="482" w:author="obled" w:date="2015-12-08T11:48:00Z">
        <w:r>
          <w:rPr>
            <w:noProof/>
            <w:lang w:val="en-US"/>
          </w:rPr>
          <w:t xml:space="preserve"> reconsidered when a new set of conditions is encountered. </w:t>
        </w:r>
      </w:ins>
      <w:ins w:id="483" w:author="obled" w:date="2015-12-08T11:47:00Z">
        <w:r>
          <w:rPr>
            <w:noProof/>
            <w:lang w:val="en-US"/>
          </w:rPr>
          <w:t xml:space="preserve"> </w:t>
        </w:r>
      </w:ins>
    </w:p>
    <w:p w:rsidR="00021F8F" w:rsidRPr="00D3493F" w:rsidRDefault="00021F8F">
      <w:pPr>
        <w:tabs>
          <w:tab w:val="center" w:pos="4800"/>
          <w:tab w:val="right" w:pos="9500"/>
        </w:tabs>
        <w:ind w:firstLine="720"/>
        <w:jc w:val="both"/>
        <w:rPr>
          <w:rFonts w:ascii="Times New Roman" w:hAnsi="Times New Roman" w:cs="Times New Roman"/>
          <w:noProof/>
          <w:lang w:val="en-US"/>
        </w:rPr>
      </w:pPr>
    </w:p>
    <w:p w:rsidR="00A11BB9" w:rsidRPr="004F1130" w:rsidRDefault="00A11BB9">
      <w:pPr>
        <w:tabs>
          <w:tab w:val="center" w:pos="4800"/>
          <w:tab w:val="right" w:pos="9500"/>
        </w:tabs>
        <w:ind w:firstLine="720"/>
        <w:jc w:val="both"/>
        <w:rPr>
          <w:rFonts w:ascii="Times New Roman" w:hAnsi="Times New Roman" w:cs="Times New Roman"/>
          <w:b/>
          <w:noProof/>
          <w:lang w:val="en-US"/>
          <w:rPrChange w:id="484" w:author="obled" w:date="2015-12-10T11:18:00Z">
            <w:rPr>
              <w:rFonts w:ascii="Times New Roman" w:hAnsi="Times New Roman" w:cs="Times New Roman"/>
              <w:noProof/>
              <w:lang w:val="en-US"/>
            </w:rPr>
          </w:rPrChange>
        </w:rPr>
      </w:pPr>
      <w:r w:rsidRPr="004F1130">
        <w:rPr>
          <w:b/>
          <w:noProof/>
          <w:lang w:val="en-US"/>
          <w:rPrChange w:id="485" w:author="obled" w:date="2015-12-10T11:18:00Z">
            <w:rPr>
              <w:noProof/>
              <w:lang w:val="en-US"/>
            </w:rPr>
          </w:rPrChange>
        </w:rPr>
        <w:t>[Conclusions and perspectives]</w:t>
      </w:r>
    </w:p>
    <w:p w:rsidR="00A11BB9" w:rsidRDefault="00A11BB9">
      <w:pPr>
        <w:tabs>
          <w:tab w:val="center" w:pos="4800"/>
          <w:tab w:val="right" w:pos="9500"/>
        </w:tabs>
        <w:ind w:firstLine="720"/>
        <w:jc w:val="both"/>
        <w:rPr>
          <w:ins w:id="486" w:author="obled" w:date="2015-12-08T11:57:00Z"/>
          <w:noProof/>
          <w:lang w:val="en-US"/>
        </w:rPr>
      </w:pPr>
      <w:r w:rsidRPr="00D3493F">
        <w:rPr>
          <w:noProof/>
          <w:lang w:val="en-US"/>
        </w:rPr>
        <w:t xml:space="preserve">Processing operational forecasts by means of AtmoSwing requests </w:t>
      </w:r>
      <w:ins w:id="487" w:author="obled" w:date="2015-12-08T11:49:00Z">
        <w:r w:rsidR="00021F8F">
          <w:rPr>
            <w:noProof/>
            <w:lang w:val="en-US"/>
          </w:rPr>
          <w:t xml:space="preserve">in the end </w:t>
        </w:r>
      </w:ins>
      <w:r w:rsidRPr="00D3493F">
        <w:rPr>
          <w:noProof/>
          <w:lang w:val="en-US"/>
        </w:rPr>
        <w:t xml:space="preserve">very low computing infrastructure and can provide useful information, such as early warning for extreme precipitation, in the case of an application in flood forecasting. The Forecaster is very flexible as it builds the desired method in a dynamic way, and can thus implement multiple variants of the AM. </w:t>
      </w:r>
      <w:ins w:id="488" w:author="obled" w:date="2015-12-08T11:50:00Z">
        <w:r w:rsidR="00CA5755">
          <w:rPr>
            <w:noProof/>
            <w:lang w:val="en-US"/>
          </w:rPr>
          <w:t>The connection with open access NWP model such as NCEP GFS is easy and very effic</w:t>
        </w:r>
      </w:ins>
      <w:ins w:id="489" w:author="obled" w:date="2015-12-08T11:51:00Z">
        <w:r w:rsidR="00CA5755">
          <w:rPr>
            <w:noProof/>
            <w:lang w:val="en-US"/>
          </w:rPr>
          <w:t xml:space="preserve">ient (data are usually collected in half an hour, and processed in a few minutes? </w:t>
        </w:r>
      </w:ins>
      <w:ins w:id="490" w:author="obled" w:date="2015-12-08T11:52:00Z">
        <w:r w:rsidR="00CA5755">
          <w:rPr>
            <w:noProof/>
            <w:lang w:val="en-US"/>
          </w:rPr>
          <w:t>(à completer)</w:t>
        </w:r>
      </w:ins>
      <w:r w:rsidRPr="00D3493F">
        <w:rPr>
          <w:noProof/>
          <w:lang w:val="en-US"/>
        </w:rPr>
        <w:t>The Viewer offers a user-friendly display of the forecast</w:t>
      </w:r>
      <w:ins w:id="491" w:author="obled" w:date="2015-12-08T11:52:00Z">
        <w:r w:rsidR="00CA5755">
          <w:rPr>
            <w:noProof/>
            <w:lang w:val="en-US"/>
          </w:rPr>
          <w:t>s</w:t>
        </w:r>
      </w:ins>
      <w:r w:rsidRPr="00D3493F">
        <w:rPr>
          <w:noProof/>
          <w:lang w:val="en-US"/>
        </w:rPr>
        <w:t>, with different levels of synthesis and details. The Optimizer implements different optimization techniques, such as the sequential approach, a Monte-Carlo method, and a global optimization technique.</w:t>
      </w:r>
      <w:ins w:id="492" w:author="obled" w:date="2015-12-08T11:53:00Z">
        <w:r w:rsidR="00CA5755">
          <w:rPr>
            <w:noProof/>
            <w:lang w:val="en-US"/>
          </w:rPr>
          <w:t xml:space="preserve"> Obviously, it is acticated only occasionnaly, </w:t>
        </w:r>
      </w:ins>
      <w:ins w:id="493" w:author="obled" w:date="2015-12-08T11:54:00Z">
        <w:r w:rsidR="00CA5755">
          <w:rPr>
            <w:noProof/>
            <w:lang w:val="en-US"/>
          </w:rPr>
          <w:t>for a first implementation of an AM and then in case of a change in the archive</w:t>
        </w:r>
      </w:ins>
      <w:ins w:id="494" w:author="obled" w:date="2015-12-08T11:55:00Z">
        <w:r w:rsidR="00CA5755">
          <w:rPr>
            <w:noProof/>
            <w:lang w:val="en-US"/>
          </w:rPr>
          <w:t xml:space="preserve"> (e.g. moving from NCEP-NCAR to ERA-40) or of a substantial updating, etc</w:t>
        </w:r>
      </w:ins>
      <w:ins w:id="495" w:author="obled" w:date="2015-12-08T11:56:00Z">
        <w:r w:rsidR="00CA5755">
          <w:rPr>
            <w:noProof/>
            <w:lang w:val="en-US"/>
          </w:rPr>
          <w:t>…</w:t>
        </w:r>
      </w:ins>
    </w:p>
    <w:p w:rsidR="00CA5755" w:rsidRPr="00D3493F" w:rsidRDefault="00CA5755">
      <w:pPr>
        <w:tabs>
          <w:tab w:val="center" w:pos="4800"/>
          <w:tab w:val="right" w:pos="9500"/>
        </w:tabs>
        <w:ind w:firstLine="720"/>
        <w:jc w:val="both"/>
        <w:rPr>
          <w:rFonts w:ascii="Times New Roman" w:hAnsi="Times New Roman" w:cs="Times New Roman"/>
          <w:noProof/>
          <w:lang w:val="en-US"/>
        </w:rPr>
      </w:pPr>
    </w:p>
    <w:p w:rsidR="00A11BB9" w:rsidRPr="00D3493F" w:rsidRDefault="00CA5755">
      <w:pPr>
        <w:tabs>
          <w:tab w:val="center" w:pos="4800"/>
          <w:tab w:val="right" w:pos="9500"/>
        </w:tabs>
        <w:ind w:firstLine="720"/>
        <w:jc w:val="both"/>
        <w:rPr>
          <w:rFonts w:ascii="Times New Roman" w:hAnsi="Times New Roman" w:cs="Times New Roman"/>
          <w:noProof/>
          <w:lang w:val="en-US"/>
        </w:rPr>
      </w:pPr>
      <w:ins w:id="496" w:author="obled" w:date="2015-12-08T11:57:00Z">
        <w:r>
          <w:rPr>
            <w:noProof/>
            <w:lang w:val="en-US"/>
          </w:rPr>
          <w:t>Meanwhile, s</w:t>
        </w:r>
      </w:ins>
      <w:del w:id="497" w:author="obled" w:date="2015-12-08T11:57:00Z">
        <w:r w:rsidR="00A11BB9" w:rsidRPr="00D3493F" w:rsidDel="00CA5755">
          <w:rPr>
            <w:noProof/>
            <w:lang w:val="en-US"/>
          </w:rPr>
          <w:delText>S</w:delText>
        </w:r>
      </w:del>
      <w:r w:rsidR="00A11BB9" w:rsidRPr="00D3493F">
        <w:rPr>
          <w:noProof/>
          <w:lang w:val="en-US"/>
        </w:rPr>
        <w:t>everal additions would be nice to have in AtmoSwing for operational forecasting. The first one would be using outputs from multiple global NWP models within one forecast, namely making multi-models forecasts, in order to take into account the variability between various providers. In the same direction, [Thevenot(2004)] showed the benefit of using ensembles of global NWP forecasts as input for the method</w:t>
      </w:r>
      <w:ins w:id="498" w:author="obled" w:date="2015-12-08T11:58:00Z">
        <w:r>
          <w:rPr>
            <w:noProof/>
            <w:lang w:val="en-US"/>
          </w:rPr>
          <w:t>, in his case the 51 traces from the EFS of ECMWF</w:t>
        </w:r>
      </w:ins>
      <w:r w:rsidR="00A11BB9" w:rsidRPr="00D3493F">
        <w:rPr>
          <w:noProof/>
          <w:lang w:val="en-US"/>
        </w:rPr>
        <w:t>. This approach takes into account the uncertainties on predictors from the global model. Its implementation is a combination of the selected analogue days associated with each of the traces. Rainfall distribution is then established on all analogues. The forecast on the ensemble was found to be more accurate than the deterministic control for a lead time of 4 days and more [Thevenot(2004)].</w:t>
      </w:r>
    </w:p>
    <w:p w:rsidR="00A11BB9" w:rsidRPr="00D3493F" w:rsidRDefault="00A11BB9">
      <w:pPr>
        <w:tabs>
          <w:tab w:val="center" w:pos="4800"/>
          <w:tab w:val="right" w:pos="9500"/>
        </w:tabs>
        <w:ind w:firstLine="720"/>
        <w:jc w:val="both"/>
        <w:rPr>
          <w:rFonts w:ascii="Times New Roman" w:hAnsi="Times New Roman" w:cs="Times New Roman"/>
          <w:noProof/>
          <w:lang w:val="en-US"/>
        </w:rPr>
      </w:pPr>
      <w:r w:rsidRPr="00D3493F">
        <w:rPr>
          <w:noProof/>
          <w:lang w:val="en-US"/>
        </w:rPr>
        <w:t>Next, a bias correction should be implemented. [Marty(2010)] has indeed observed that the frequency of the forecasted days without precipitation was biased and underestimated the actual frequency of zero precipitation. On the contrary, the frequency of the forecasted days with precipitation overestimated the observed frequencies. On this basis, [Marty(2010)] proposed a bias correction technique, that should be implemented as well. This issue occurs in operational forecasting and was not observed in perfect prognosis.</w:t>
      </w:r>
    </w:p>
    <w:p w:rsidR="00A11BB9" w:rsidRPr="00D3493F" w:rsidRDefault="002F6489">
      <w:pPr>
        <w:tabs>
          <w:tab w:val="center" w:pos="4800"/>
          <w:tab w:val="right" w:pos="9500"/>
        </w:tabs>
        <w:ind w:firstLine="720"/>
        <w:jc w:val="both"/>
        <w:rPr>
          <w:rFonts w:ascii="Times New Roman" w:hAnsi="Times New Roman" w:cs="Times New Roman"/>
          <w:noProof/>
          <w:lang w:val="en-US"/>
        </w:rPr>
      </w:pPr>
      <w:ins w:id="499" w:author="obled" w:date="2015-12-08T12:01:00Z">
        <w:r>
          <w:rPr>
            <w:noProof/>
            <w:lang w:val="en-US"/>
          </w:rPr>
          <w:t>As was shown in the historical section, t</w:t>
        </w:r>
      </w:ins>
      <w:del w:id="500" w:author="obled" w:date="2015-12-08T12:01:00Z">
        <w:r w:rsidR="00A11BB9" w:rsidRPr="00D3493F" w:rsidDel="002F6489">
          <w:rPr>
            <w:noProof/>
            <w:lang w:val="en-US"/>
          </w:rPr>
          <w:delText>T</w:delText>
        </w:r>
      </w:del>
      <w:r w:rsidR="00A11BB9" w:rsidRPr="00D3493F">
        <w:rPr>
          <w:noProof/>
          <w:lang w:val="en-US"/>
        </w:rPr>
        <w:t xml:space="preserve">he analogue method evolves, </w:t>
      </w:r>
      <w:ins w:id="501" w:author="obled" w:date="2015-12-08T12:02:00Z">
        <w:r>
          <w:rPr>
            <w:noProof/>
            <w:lang w:val="en-US"/>
          </w:rPr>
          <w:t>with the availability of new data, computer facilities and progress in NWP models, and still prove to bring complementary information on predictand</w:t>
        </w:r>
      </w:ins>
      <w:ins w:id="502" w:author="obled" w:date="2015-12-08T12:04:00Z">
        <w:r>
          <w:rPr>
            <w:noProof/>
            <w:lang w:val="en-US"/>
          </w:rPr>
          <w:t>s</w:t>
        </w:r>
      </w:ins>
      <w:ins w:id="503" w:author="obled" w:date="2015-12-08T12:02:00Z">
        <w:r>
          <w:rPr>
            <w:noProof/>
            <w:lang w:val="en-US"/>
          </w:rPr>
          <w:t xml:space="preserve"> like precipitation, for ex</w:t>
        </w:r>
      </w:ins>
      <w:ins w:id="504" w:author="obled" w:date="2015-12-08T12:04:00Z">
        <w:r>
          <w:rPr>
            <w:noProof/>
            <w:lang w:val="en-US"/>
          </w:rPr>
          <w:t>a</w:t>
        </w:r>
      </w:ins>
      <w:ins w:id="505" w:author="obled" w:date="2015-12-08T12:02:00Z">
        <w:r>
          <w:rPr>
            <w:noProof/>
            <w:lang w:val="en-US"/>
          </w:rPr>
          <w:t xml:space="preserve">mple at </w:t>
        </w:r>
      </w:ins>
      <w:ins w:id="506" w:author="obled" w:date="2015-12-08T12:04:00Z">
        <w:r>
          <w:rPr>
            <w:noProof/>
            <w:lang w:val="en-US"/>
          </w:rPr>
          <w:t xml:space="preserve">long lead-time. Its interest in climatological downscaling has not been addressed in this paper ut should be mentionned. </w:t>
        </w:r>
      </w:ins>
      <w:ins w:id="507" w:author="obled" w:date="2015-12-08T12:05:00Z">
        <w:r>
          <w:rPr>
            <w:noProof/>
            <w:lang w:val="en-US"/>
          </w:rPr>
          <w:t>However,</w:t>
        </w:r>
      </w:ins>
      <w:del w:id="508" w:author="obled" w:date="2015-12-08T12:05:00Z">
        <w:r w:rsidR="00A11BB9" w:rsidRPr="00D3493F" w:rsidDel="002F6489">
          <w:rPr>
            <w:noProof/>
            <w:lang w:val="en-US"/>
          </w:rPr>
          <w:delText>but</w:delText>
        </w:r>
      </w:del>
      <w:r w:rsidR="00A11BB9" w:rsidRPr="00D3493F">
        <w:rPr>
          <w:noProof/>
          <w:lang w:val="en-US"/>
        </w:rPr>
        <w:t xml:space="preserve"> there </w:t>
      </w:r>
      <w:del w:id="509" w:author="obled" w:date="2015-12-08T12:05:00Z">
        <w:r w:rsidR="00A11BB9" w:rsidRPr="00D3493F" w:rsidDel="002F6489">
          <w:rPr>
            <w:noProof/>
            <w:lang w:val="en-US"/>
          </w:rPr>
          <w:delText xml:space="preserve">are </w:delText>
        </w:r>
      </w:del>
      <w:ins w:id="510" w:author="obled" w:date="2015-12-08T12:05:00Z">
        <w:r>
          <w:rPr>
            <w:noProof/>
            <w:lang w:val="en-US"/>
          </w:rPr>
          <w:t xml:space="preserve">remains </w:t>
        </w:r>
      </w:ins>
      <w:r w:rsidR="00A11BB9" w:rsidRPr="00D3493F">
        <w:rPr>
          <w:noProof/>
          <w:lang w:val="en-US"/>
        </w:rPr>
        <w:t xml:space="preserve">still many possibilities to be </w:t>
      </w:r>
      <w:del w:id="511" w:author="obled" w:date="2015-12-08T12:05:00Z">
        <w:r w:rsidR="00A11BB9" w:rsidRPr="00D3493F" w:rsidDel="002F6489">
          <w:rPr>
            <w:noProof/>
            <w:lang w:val="en-US"/>
          </w:rPr>
          <w:delText>assessed</w:delText>
        </w:r>
      </w:del>
      <w:ins w:id="512" w:author="obled" w:date="2015-12-08T12:05:00Z">
        <w:r>
          <w:rPr>
            <w:noProof/>
            <w:lang w:val="en-US"/>
          </w:rPr>
          <w:t>explor</w:t>
        </w:r>
        <w:r w:rsidRPr="00D3493F">
          <w:rPr>
            <w:noProof/>
            <w:lang w:val="en-US"/>
          </w:rPr>
          <w:t>ed</w:t>
        </w:r>
      </w:ins>
      <w:r w:rsidR="00A11BB9" w:rsidRPr="00D3493F">
        <w:rPr>
          <w:noProof/>
          <w:lang w:val="en-US"/>
        </w:rPr>
        <w:t>. Amongst them, one can mention:</w:t>
      </w:r>
    </w:p>
    <w:p w:rsidR="00A11BB9" w:rsidRPr="00D3493F" w:rsidRDefault="00A11BB9">
      <w:pPr>
        <w:tabs>
          <w:tab w:val="center" w:pos="4800"/>
          <w:tab w:val="right" w:pos="9500"/>
        </w:tabs>
        <w:ind w:firstLine="720"/>
        <w:jc w:val="both"/>
        <w:rPr>
          <w:rFonts w:ascii="Times New Roman" w:hAnsi="Times New Roman" w:cs="Times New Roman"/>
          <w:noProof/>
          <w:lang w:val="en-US"/>
        </w:rPr>
      </w:pPr>
      <w:r w:rsidRPr="00D3493F">
        <w:rPr>
          <w:noProof/>
          <w:lang w:val="en-US"/>
        </w:rPr>
        <w:t xml:space="preserve"> </w:t>
      </w:r>
    </w:p>
    <w:p w:rsidR="00A11BB9" w:rsidRPr="00D3493F" w:rsidRDefault="00A11BB9">
      <w:pPr>
        <w:tabs>
          <w:tab w:val="center" w:pos="4800"/>
          <w:tab w:val="right" w:pos="9500"/>
        </w:tabs>
        <w:ind w:firstLine="720"/>
        <w:rPr>
          <w:rFonts w:ascii="Times New Roman" w:hAnsi="Times New Roman" w:cs="Times New Roman"/>
          <w:noProof/>
          <w:lang w:val="en-US"/>
        </w:rPr>
      </w:pPr>
      <w:r w:rsidRPr="00D3493F">
        <w:rPr>
          <w:noProof/>
          <w:lang w:val="en-US"/>
        </w:rPr>
        <w:t xml:space="preserve">    • an optimization per season </w:t>
      </w:r>
      <w:ins w:id="513" w:author="obled" w:date="2015-12-08T12:12:00Z">
        <w:r w:rsidR="00566927">
          <w:rPr>
            <w:noProof/>
            <w:lang w:val="en-US"/>
          </w:rPr>
          <w:t xml:space="preserve">or weather types, </w:t>
        </w:r>
      </w:ins>
      <w:r w:rsidRPr="00D3493F">
        <w:rPr>
          <w:noProof/>
          <w:lang w:val="en-US"/>
        </w:rPr>
        <w:t xml:space="preserve">in order to get parameterizations specific to the leading processes during the period in question; </w:t>
      </w:r>
    </w:p>
    <w:p w:rsidR="00566927" w:rsidRDefault="00A11BB9">
      <w:pPr>
        <w:tabs>
          <w:tab w:val="center" w:pos="4800"/>
          <w:tab w:val="right" w:pos="9500"/>
        </w:tabs>
        <w:ind w:firstLine="720"/>
        <w:rPr>
          <w:ins w:id="514" w:author="obled" w:date="2015-12-08T12:13:00Z"/>
          <w:noProof/>
          <w:lang w:val="en-US"/>
        </w:rPr>
      </w:pPr>
      <w:r w:rsidRPr="00D3493F">
        <w:rPr>
          <w:noProof/>
          <w:lang w:val="en-US"/>
        </w:rPr>
        <w:t xml:space="preserve">    • optimizations specific for extreme events, with an objective function tailored to the determination of the most critical situations;</w:t>
      </w:r>
    </w:p>
    <w:p w:rsidR="00A11BB9" w:rsidRPr="00566927" w:rsidRDefault="00566927">
      <w:pPr>
        <w:pStyle w:val="Paragraphedeliste"/>
        <w:numPr>
          <w:ilvl w:val="0"/>
          <w:numId w:val="1"/>
        </w:numPr>
        <w:tabs>
          <w:tab w:val="center" w:pos="4800"/>
          <w:tab w:val="right" w:pos="9500"/>
        </w:tabs>
        <w:rPr>
          <w:rFonts w:ascii="Times New Roman" w:hAnsi="Times New Roman" w:cs="Times New Roman"/>
          <w:noProof/>
          <w:lang w:val="en-US"/>
        </w:rPr>
        <w:pPrChange w:id="515" w:author="obled" w:date="2015-12-08T12:14:00Z">
          <w:pPr>
            <w:tabs>
              <w:tab w:val="center" w:pos="4800"/>
              <w:tab w:val="right" w:pos="9500"/>
            </w:tabs>
            <w:ind w:firstLine="720"/>
          </w:pPr>
        </w:pPrChange>
      </w:pPr>
      <w:ins w:id="516" w:author="obled" w:date="2015-12-08T12:14:00Z">
        <w:r>
          <w:rPr>
            <w:noProof/>
            <w:lang w:val="en-US"/>
          </w:rPr>
          <w:lastRenderedPageBreak/>
          <w:t>A best insight in the role of the length of the archive, by using long reanalyses over the XXth century</w:t>
        </w:r>
      </w:ins>
      <w:r w:rsidR="00A11BB9" w:rsidRPr="00566927">
        <w:rPr>
          <w:noProof/>
          <w:lang w:val="en-US"/>
        </w:rPr>
        <w:t xml:space="preserve"> </w:t>
      </w:r>
    </w:p>
    <w:p w:rsidR="00A11BB9" w:rsidRPr="00D3493F" w:rsidRDefault="00A11BB9">
      <w:pPr>
        <w:tabs>
          <w:tab w:val="center" w:pos="4800"/>
          <w:tab w:val="right" w:pos="9500"/>
        </w:tabs>
        <w:ind w:firstLine="720"/>
        <w:rPr>
          <w:rFonts w:ascii="Times New Roman" w:hAnsi="Times New Roman" w:cs="Times New Roman"/>
          <w:noProof/>
          <w:lang w:val="en-US"/>
        </w:rPr>
      </w:pPr>
      <w:r w:rsidRPr="00D3493F">
        <w:rPr>
          <w:noProof/>
          <w:lang w:val="en-US"/>
        </w:rPr>
        <w:t xml:space="preserve">    • a weighting of the predictor grids, in order to get free of fixed rectangular spatial windows; </w:t>
      </w:r>
    </w:p>
    <w:p w:rsidR="00A11BB9" w:rsidRPr="00D3493F" w:rsidRDefault="00A11BB9">
      <w:pPr>
        <w:tabs>
          <w:tab w:val="center" w:pos="4800"/>
          <w:tab w:val="right" w:pos="9500"/>
        </w:tabs>
        <w:ind w:firstLine="720"/>
        <w:rPr>
          <w:rFonts w:ascii="Times New Roman" w:hAnsi="Times New Roman" w:cs="Times New Roman"/>
          <w:noProof/>
          <w:lang w:val="en-US"/>
        </w:rPr>
      </w:pPr>
      <w:r w:rsidRPr="00D3493F">
        <w:rPr>
          <w:noProof/>
          <w:lang w:val="en-US"/>
        </w:rPr>
        <w:t xml:space="preserve">    • assessment of potential indicators based on the properties of the distribution of all analogues or the 10 best, for example; </w:t>
      </w:r>
    </w:p>
    <w:p w:rsidR="00A11BB9" w:rsidRPr="00D3493F" w:rsidRDefault="00A11BB9">
      <w:pPr>
        <w:tabs>
          <w:tab w:val="center" w:pos="4800"/>
          <w:tab w:val="right" w:pos="9500"/>
        </w:tabs>
        <w:ind w:firstLine="720"/>
        <w:rPr>
          <w:rFonts w:ascii="Times New Roman" w:hAnsi="Times New Roman" w:cs="Times New Roman"/>
          <w:noProof/>
          <w:lang w:val="en-US"/>
        </w:rPr>
      </w:pPr>
      <w:r w:rsidRPr="00D3493F">
        <w:rPr>
          <w:noProof/>
          <w:lang w:val="en-US"/>
        </w:rPr>
        <w:t xml:space="preserve">    • assessment of the relevance of an automatic interpretation of the distribution in order to provide the most likely expected value; </w:t>
      </w:r>
    </w:p>
    <w:p w:rsidR="00A11BB9" w:rsidRPr="00D3493F" w:rsidRDefault="00A11BB9">
      <w:pPr>
        <w:tabs>
          <w:tab w:val="center" w:pos="4800"/>
          <w:tab w:val="right" w:pos="9500"/>
        </w:tabs>
        <w:ind w:firstLine="720"/>
        <w:jc w:val="both"/>
        <w:rPr>
          <w:rFonts w:ascii="Times New Roman" w:hAnsi="Times New Roman" w:cs="Times New Roman"/>
          <w:noProof/>
          <w:lang w:val="en-US"/>
        </w:rPr>
      </w:pPr>
    </w:p>
    <w:p w:rsidR="00A11BB9" w:rsidRPr="00D3493F" w:rsidRDefault="00A11BB9">
      <w:pPr>
        <w:tabs>
          <w:tab w:val="center" w:pos="4800"/>
          <w:tab w:val="right" w:pos="9500"/>
        </w:tabs>
        <w:ind w:firstLine="720"/>
        <w:jc w:val="both"/>
        <w:rPr>
          <w:rFonts w:ascii="Times New Roman" w:hAnsi="Times New Roman" w:cs="Times New Roman"/>
          <w:noProof/>
          <w:lang w:val="en-US"/>
        </w:rPr>
      </w:pPr>
    </w:p>
    <w:p w:rsidR="00A11BB9" w:rsidRPr="00D3493F" w:rsidRDefault="00A11BB9">
      <w:pPr>
        <w:pStyle w:val="Titre2"/>
        <w:tabs>
          <w:tab w:val="center" w:pos="4800"/>
          <w:tab w:val="right" w:pos="9500"/>
        </w:tabs>
        <w:rPr>
          <w:lang w:val="en-US"/>
        </w:rPr>
      </w:pPr>
      <w:r w:rsidRPr="00D3493F">
        <w:rPr>
          <w:lang w:val="en-US"/>
        </w:rPr>
        <w:t>Code availability</w:t>
      </w:r>
    </w:p>
    <w:p w:rsidR="00A11BB9" w:rsidRPr="00D3493F" w:rsidRDefault="00A11BB9">
      <w:pPr>
        <w:tabs>
          <w:tab w:val="center" w:pos="4800"/>
          <w:tab w:val="right" w:pos="9500"/>
        </w:tabs>
        <w:ind w:firstLine="720"/>
        <w:jc w:val="both"/>
        <w:rPr>
          <w:rFonts w:ascii="Times New Roman" w:hAnsi="Times New Roman" w:cs="Times New Roman"/>
          <w:noProof/>
          <w:lang w:val="en-US"/>
        </w:rPr>
      </w:pPr>
    </w:p>
    <w:p w:rsidR="00A11BB9" w:rsidRPr="00D3493F" w:rsidRDefault="00A11BB9">
      <w:pPr>
        <w:tabs>
          <w:tab w:val="center" w:pos="4800"/>
          <w:tab w:val="right" w:pos="9500"/>
        </w:tabs>
        <w:ind w:firstLine="720"/>
        <w:jc w:val="both"/>
        <w:rPr>
          <w:rFonts w:ascii="Times New Roman" w:hAnsi="Times New Roman" w:cs="Times New Roman"/>
          <w:noProof/>
          <w:lang w:val="en-US"/>
        </w:rPr>
      </w:pPr>
      <w:r w:rsidRPr="00D3493F">
        <w:rPr>
          <w:noProof/>
          <w:lang w:val="en-US"/>
        </w:rPr>
        <w:t>AtmoSwing is open source, under the CDDL license. It is developed under the Mercurial distributed revision control, and the source code can be found at:</w:t>
      </w:r>
    </w:p>
    <w:p w:rsidR="00A11BB9" w:rsidRPr="00D3493F" w:rsidRDefault="00A11BB9">
      <w:pPr>
        <w:tabs>
          <w:tab w:val="center" w:pos="4800"/>
          <w:tab w:val="right" w:pos="9500"/>
        </w:tabs>
        <w:ind w:firstLine="720"/>
        <w:jc w:val="both"/>
        <w:rPr>
          <w:rFonts w:ascii="Times New Roman" w:hAnsi="Times New Roman" w:cs="Times New Roman"/>
          <w:noProof/>
          <w:lang w:val="en-US"/>
        </w:rPr>
      </w:pPr>
      <w:r w:rsidRPr="00D3493F">
        <w:rPr>
          <w:noProof/>
          <w:lang w:val="en-US"/>
        </w:rPr>
        <w:t xml:space="preserve"> </w:t>
      </w:r>
    </w:p>
    <w:p w:rsidR="00A11BB9" w:rsidRPr="00D3493F" w:rsidRDefault="00A11BB9">
      <w:pPr>
        <w:tabs>
          <w:tab w:val="center" w:pos="4800"/>
          <w:tab w:val="right" w:pos="9500"/>
        </w:tabs>
        <w:ind w:firstLine="720"/>
        <w:rPr>
          <w:rFonts w:ascii="Times New Roman" w:hAnsi="Times New Roman" w:cs="Times New Roman"/>
          <w:noProof/>
          <w:lang w:val="en-US"/>
        </w:rPr>
      </w:pPr>
      <w:r w:rsidRPr="00D3493F">
        <w:rPr>
          <w:noProof/>
          <w:lang w:val="en-US"/>
        </w:rPr>
        <w:t xml:space="preserve">    • http://www.atmoswing.org </w:t>
      </w:r>
    </w:p>
    <w:p w:rsidR="00A11BB9" w:rsidRPr="00D3493F" w:rsidRDefault="00A11BB9">
      <w:pPr>
        <w:tabs>
          <w:tab w:val="center" w:pos="4800"/>
          <w:tab w:val="right" w:pos="9500"/>
        </w:tabs>
        <w:ind w:firstLine="720"/>
        <w:rPr>
          <w:rFonts w:ascii="Times New Roman" w:hAnsi="Times New Roman" w:cs="Times New Roman"/>
          <w:noProof/>
          <w:lang w:val="en-US"/>
        </w:rPr>
      </w:pPr>
      <w:r w:rsidRPr="00D3493F">
        <w:rPr>
          <w:noProof/>
          <w:lang w:val="en-US"/>
        </w:rPr>
        <w:t xml:space="preserve">    • https://bitbucket.org/atmoswing/atmoswing </w:t>
      </w:r>
    </w:p>
    <w:p w:rsidR="00A11BB9" w:rsidRPr="00D3493F" w:rsidRDefault="00A11BB9">
      <w:pPr>
        <w:tabs>
          <w:tab w:val="center" w:pos="4800"/>
          <w:tab w:val="right" w:pos="9500"/>
        </w:tabs>
        <w:ind w:firstLine="720"/>
        <w:jc w:val="both"/>
        <w:rPr>
          <w:rFonts w:ascii="Times New Roman" w:hAnsi="Times New Roman" w:cs="Times New Roman"/>
          <w:noProof/>
          <w:lang w:val="en-US"/>
        </w:rPr>
      </w:pPr>
    </w:p>
    <w:p w:rsidR="00A11BB9" w:rsidRPr="00D3493F" w:rsidRDefault="00A11BB9">
      <w:pPr>
        <w:tabs>
          <w:tab w:val="center" w:pos="4800"/>
          <w:tab w:val="right" w:pos="9500"/>
        </w:tabs>
        <w:ind w:firstLine="720"/>
        <w:jc w:val="both"/>
        <w:rPr>
          <w:rFonts w:ascii="Times New Roman" w:hAnsi="Times New Roman" w:cs="Times New Roman"/>
          <w:noProof/>
          <w:lang w:val="en-US"/>
        </w:rPr>
      </w:pPr>
      <w:r w:rsidRPr="00D3493F">
        <w:rPr>
          <w:noProof/>
          <w:lang w:val="en-US"/>
        </w:rPr>
        <w:t>To get access to the frozen version at the time of writing (v1.4.2), the following address can be used:</w:t>
      </w:r>
    </w:p>
    <w:p w:rsidR="00A11BB9" w:rsidRPr="00D3493F" w:rsidRDefault="00A11BB9">
      <w:pPr>
        <w:tabs>
          <w:tab w:val="center" w:pos="4800"/>
          <w:tab w:val="right" w:pos="9500"/>
        </w:tabs>
        <w:ind w:firstLine="720"/>
        <w:jc w:val="both"/>
        <w:rPr>
          <w:rFonts w:ascii="Times New Roman" w:hAnsi="Times New Roman" w:cs="Times New Roman"/>
          <w:noProof/>
          <w:lang w:val="en-US"/>
        </w:rPr>
      </w:pPr>
      <w:r w:rsidRPr="00D3493F">
        <w:rPr>
          <w:noProof/>
          <w:lang w:val="en-US"/>
        </w:rPr>
        <w:t xml:space="preserve"> </w:t>
      </w:r>
    </w:p>
    <w:p w:rsidR="00A11BB9" w:rsidRPr="00D3493F" w:rsidRDefault="00A11BB9">
      <w:pPr>
        <w:tabs>
          <w:tab w:val="center" w:pos="4800"/>
          <w:tab w:val="right" w:pos="9500"/>
        </w:tabs>
        <w:ind w:firstLine="720"/>
        <w:rPr>
          <w:rFonts w:ascii="Times New Roman" w:hAnsi="Times New Roman" w:cs="Times New Roman"/>
          <w:noProof/>
          <w:lang w:val="en-US"/>
        </w:rPr>
      </w:pPr>
      <w:r w:rsidRPr="00D3493F">
        <w:rPr>
          <w:noProof/>
          <w:lang w:val="en-US"/>
        </w:rPr>
        <w:t xml:space="preserve">    • bitbucket.org/atmoswing/atmoswing/commits/tag/1.4.2 </w:t>
      </w:r>
    </w:p>
    <w:p w:rsidR="00A11BB9" w:rsidRPr="00D3493F" w:rsidRDefault="00A11BB9">
      <w:pPr>
        <w:tabs>
          <w:tab w:val="center" w:pos="4800"/>
          <w:tab w:val="right" w:pos="9500"/>
        </w:tabs>
        <w:ind w:firstLine="720"/>
        <w:jc w:val="both"/>
        <w:rPr>
          <w:rFonts w:ascii="Times New Roman" w:hAnsi="Times New Roman" w:cs="Times New Roman"/>
          <w:noProof/>
          <w:lang w:val="en-US"/>
        </w:rPr>
      </w:pPr>
    </w:p>
    <w:p w:rsidR="00A11BB9" w:rsidRPr="00D3493F" w:rsidRDefault="00A11BB9">
      <w:pPr>
        <w:tabs>
          <w:tab w:val="center" w:pos="4800"/>
          <w:tab w:val="right" w:pos="9500"/>
        </w:tabs>
        <w:ind w:firstLine="720"/>
        <w:jc w:val="both"/>
        <w:rPr>
          <w:rFonts w:ascii="Times New Roman" w:hAnsi="Times New Roman" w:cs="Times New Roman"/>
          <w:noProof/>
          <w:lang w:val="en-US"/>
        </w:rPr>
      </w:pPr>
      <w:r w:rsidRPr="00D3493F">
        <w:rPr>
          <w:noProof/>
          <w:lang w:val="en-US"/>
        </w:rPr>
        <w:t xml:space="preserve"> Thanks to Lucien Schreiber and Richard Metzger for their programming advices. Thanks to Renaud Marty for his active involvement in testing AtmoSwing against his code base. Thanks to Dominique Bérod for his support.</w:t>
      </w:r>
    </w:p>
    <w:p w:rsidR="00A11BB9" w:rsidRPr="00D3493F" w:rsidRDefault="00A11BB9">
      <w:pPr>
        <w:tabs>
          <w:tab w:val="center" w:pos="4800"/>
          <w:tab w:val="right" w:pos="9500"/>
        </w:tabs>
        <w:ind w:firstLine="720"/>
        <w:jc w:val="both"/>
        <w:rPr>
          <w:rFonts w:ascii="Times New Roman" w:hAnsi="Times New Roman" w:cs="Times New Roman"/>
          <w:noProof/>
          <w:lang w:val="en-US"/>
        </w:rPr>
      </w:pPr>
      <w:r w:rsidRPr="00D3493F">
        <w:rPr>
          <w:noProof/>
          <w:lang w:val="en-US"/>
        </w:rPr>
        <w:t xml:space="preserve">Thanks to the Swiss Federal Office for Environment (FOEV), the Roads and Water courses Service, Energy and Water Power Service of the Wallis Canton and the Water, Land and Sanitation Service of the Vaud Canton who financed the MINERVE (Modélisation des Intempéries de Nature Extrême des Rivières Valaisannes et de leurs Effets) project which started this research. The fruitful collaboration with the Laboratoire d'Etude des Transferts en Hydrologie et Environnement of the Grenoble Institute of Technology (G-INP) was made possible thanks to the Herbette Foundation. NCEP reanalysis data provided by the NOAA/OAR/ESRL PSD, Boulder, Colorado, USA, from their Web site at http://www.esrl.noaa.gov/psd/. </w:t>
      </w:r>
    </w:p>
    <w:p w:rsidR="00A11BB9" w:rsidRPr="00D3493F" w:rsidRDefault="00A11BB9">
      <w:pPr>
        <w:tabs>
          <w:tab w:val="center" w:pos="4800"/>
          <w:tab w:val="right" w:pos="9500"/>
        </w:tabs>
        <w:ind w:firstLine="720"/>
        <w:jc w:val="both"/>
        <w:rPr>
          <w:rFonts w:ascii="Times New Roman" w:hAnsi="Times New Roman" w:cs="Times New Roman"/>
          <w:noProof/>
          <w:lang w:val="en-US"/>
        </w:rPr>
      </w:pPr>
      <w:r w:rsidRPr="00D3493F">
        <w:rPr>
          <w:noProof/>
          <w:lang w:val="en-US"/>
        </w:rPr>
        <w:t xml:space="preserve"> </w:t>
      </w:r>
    </w:p>
    <w:p w:rsidR="00A11BB9" w:rsidRPr="00D3493F" w:rsidRDefault="00A11BB9">
      <w:pPr>
        <w:tabs>
          <w:tab w:val="center" w:pos="4800"/>
          <w:tab w:val="right" w:pos="9500"/>
        </w:tabs>
        <w:ind w:firstLine="720"/>
        <w:rPr>
          <w:rFonts w:ascii="Times New Roman" w:hAnsi="Times New Roman" w:cs="Times New Roman"/>
          <w:noProof/>
          <w:lang w:val="en-US"/>
        </w:rPr>
      </w:pPr>
    </w:p>
    <w:p w:rsidR="00A11BB9" w:rsidRPr="00D3493F" w:rsidRDefault="00A11BB9">
      <w:pPr>
        <w:tabs>
          <w:tab w:val="center" w:pos="4800"/>
          <w:tab w:val="right" w:pos="9500"/>
        </w:tabs>
        <w:ind w:firstLine="720"/>
        <w:rPr>
          <w:rFonts w:ascii="Times New Roman" w:hAnsi="Times New Roman" w:cs="Times New Roman"/>
          <w:noProof/>
          <w:lang w:val="en-US"/>
        </w:rPr>
      </w:pPr>
      <w:r w:rsidRPr="00D3493F">
        <w:rPr>
          <w:b/>
          <w:bCs/>
          <w:noProof/>
          <w:sz w:val="32"/>
          <w:szCs w:val="32"/>
          <w:lang w:val="en-US"/>
        </w:rPr>
        <w:t>References</w:t>
      </w:r>
      <w:r w:rsidRPr="00D3493F">
        <w:rPr>
          <w:noProof/>
          <w:lang w:val="en-US"/>
        </w:rPr>
        <w:t xml:space="preserve">     urlstyle  </w:t>
      </w:r>
    </w:p>
    <w:p w:rsidR="00A11BB9" w:rsidRPr="00D3493F" w:rsidRDefault="00A11BB9">
      <w:pPr>
        <w:tabs>
          <w:tab w:val="center" w:pos="4800"/>
          <w:tab w:val="right" w:pos="9500"/>
        </w:tabs>
        <w:ind w:firstLine="720"/>
        <w:rPr>
          <w:rFonts w:ascii="Times New Roman" w:hAnsi="Times New Roman" w:cs="Times New Roman"/>
          <w:noProof/>
          <w:lang w:val="en-US"/>
        </w:rPr>
      </w:pPr>
    </w:p>
    <w:p w:rsidR="00A11BB9" w:rsidRPr="00D3493F" w:rsidRDefault="00A11BB9">
      <w:pPr>
        <w:tabs>
          <w:tab w:val="center" w:pos="4800"/>
          <w:tab w:val="right" w:pos="9500"/>
        </w:tabs>
        <w:ind w:firstLine="720"/>
        <w:rPr>
          <w:rFonts w:ascii="Times New Roman" w:hAnsi="Times New Roman" w:cs="Times New Roman"/>
          <w:noProof/>
          <w:lang w:val="en-US"/>
        </w:rPr>
      </w:pPr>
    </w:p>
    <w:p w:rsidR="00A11BB9" w:rsidRPr="00D3493F" w:rsidRDefault="00A11BB9">
      <w:pPr>
        <w:tabs>
          <w:tab w:val="center" w:pos="4800"/>
          <w:tab w:val="right" w:pos="9500"/>
        </w:tabs>
        <w:ind w:firstLine="720"/>
        <w:rPr>
          <w:rFonts w:ascii="Times New Roman" w:hAnsi="Times New Roman" w:cs="Times New Roman"/>
          <w:noProof/>
          <w:lang w:val="en-US"/>
        </w:rPr>
      </w:pPr>
      <w:r w:rsidRPr="00D3493F">
        <w:rPr>
          <w:noProof/>
          <w:lang w:val="en-US"/>
        </w:rPr>
        <w:t>[Barnett and Preisendorfer(1978)]  Barnett, T. and Preisendorfer, R.: Multifield analog prediction of short-term climate fluctuations using a climate state vector, Journal of the Atmospheric Sciences, 35, 1771–1787,  URL   http://journals.ametsoc.org/doi/abs/10.1175/1520-0469(1978)035%3C1771:MAPOST%3E2.0.C</w:t>
      </w:r>
      <w:r w:rsidRPr="00D3493F">
        <w:rPr>
          <w:noProof/>
          <w:lang w:val="en-US"/>
        </w:rPr>
        <w:lastRenderedPageBreak/>
        <w:t>O;2 , 1978.</w:t>
      </w:r>
    </w:p>
    <w:p w:rsidR="00A11BB9" w:rsidRPr="00D3493F" w:rsidRDefault="00A11BB9">
      <w:pPr>
        <w:tabs>
          <w:tab w:val="center" w:pos="4800"/>
          <w:tab w:val="right" w:pos="9500"/>
        </w:tabs>
        <w:ind w:firstLine="720"/>
        <w:rPr>
          <w:rFonts w:ascii="Times New Roman" w:hAnsi="Times New Roman" w:cs="Times New Roman"/>
          <w:noProof/>
          <w:lang w:val="en-US"/>
        </w:rPr>
      </w:pPr>
    </w:p>
    <w:p w:rsidR="00A11BB9" w:rsidRPr="00D3493F" w:rsidRDefault="00A11BB9">
      <w:pPr>
        <w:tabs>
          <w:tab w:val="center" w:pos="4800"/>
          <w:tab w:val="right" w:pos="9500"/>
        </w:tabs>
        <w:ind w:firstLine="720"/>
        <w:rPr>
          <w:rFonts w:ascii="Times New Roman" w:hAnsi="Times New Roman" w:cs="Times New Roman"/>
          <w:noProof/>
          <w:lang w:val="en-US"/>
        </w:rPr>
      </w:pPr>
    </w:p>
    <w:p w:rsidR="00A11BB9" w:rsidRDefault="00A11BB9">
      <w:pPr>
        <w:tabs>
          <w:tab w:val="center" w:pos="4800"/>
          <w:tab w:val="right" w:pos="9500"/>
        </w:tabs>
        <w:ind w:firstLine="720"/>
        <w:rPr>
          <w:rFonts w:ascii="Times New Roman" w:hAnsi="Times New Roman" w:cs="Times New Roman"/>
          <w:noProof/>
        </w:rPr>
      </w:pPr>
      <w:r>
        <w:rPr>
          <w:noProof/>
        </w:rPr>
        <w:t>[Ben Daoud et~al.(2008)Ben Daoud, Sauquet, Lang, Obled, and Bontron]  Ben Daoud, A., Sauquet, E., Lang, M., Obled, C., and Bontron, G.: La prévision des précipitations par recherche d'analogues: état de l'art et perspectives, in: Colloque SHF-191e CST - Â«Prévisions hydrométéorologiquesÂ», Lyon, 18-19 novembre 2008, 6, 2008.</w:t>
      </w:r>
    </w:p>
    <w:p w:rsidR="00A11BB9" w:rsidRDefault="00A11BB9">
      <w:pPr>
        <w:tabs>
          <w:tab w:val="center" w:pos="4800"/>
          <w:tab w:val="right" w:pos="9500"/>
        </w:tabs>
        <w:ind w:firstLine="720"/>
        <w:rPr>
          <w:rFonts w:ascii="Times New Roman" w:hAnsi="Times New Roman" w:cs="Times New Roman"/>
          <w:noProof/>
        </w:rPr>
      </w:pPr>
    </w:p>
    <w:p w:rsidR="00A11BB9" w:rsidRDefault="00A11BB9">
      <w:pPr>
        <w:tabs>
          <w:tab w:val="center" w:pos="4800"/>
          <w:tab w:val="right" w:pos="9500"/>
        </w:tabs>
        <w:ind w:firstLine="720"/>
        <w:rPr>
          <w:rFonts w:ascii="Times New Roman" w:hAnsi="Times New Roman" w:cs="Times New Roman"/>
          <w:noProof/>
        </w:rPr>
      </w:pPr>
    </w:p>
    <w:p w:rsidR="00A11BB9" w:rsidRPr="00D3493F" w:rsidRDefault="00A11BB9">
      <w:pPr>
        <w:tabs>
          <w:tab w:val="center" w:pos="4800"/>
          <w:tab w:val="right" w:pos="9500"/>
        </w:tabs>
        <w:ind w:firstLine="720"/>
        <w:rPr>
          <w:rFonts w:ascii="Times New Roman" w:hAnsi="Times New Roman" w:cs="Times New Roman"/>
          <w:noProof/>
          <w:lang w:val="en-US"/>
        </w:rPr>
      </w:pPr>
      <w:r w:rsidRPr="00D3493F">
        <w:rPr>
          <w:noProof/>
          <w:lang w:val="en-US"/>
        </w:rPr>
        <w:t>[Ben Daoud et~al.(2015)Ben Daoud, Sauquet, Bontron, Obled, and Lang]  Ben Daoud, A., Sauquet, E., Bontron, G., Obled, C., and Lang, M.: Daily quantitative precipitation forecasts based on the analogue method: improvements and application to a French large river basin, Atmospheric Research, 169, 147–159,  doi:10.1016/j.atmosres.2015.09.015 ,  URL   http://linkinghub.elsevier.com/retrieve/pii/S0169809515002951 , 2015.</w:t>
      </w:r>
    </w:p>
    <w:p w:rsidR="00A11BB9" w:rsidRPr="00D3493F" w:rsidRDefault="00A11BB9">
      <w:pPr>
        <w:tabs>
          <w:tab w:val="center" w:pos="4800"/>
          <w:tab w:val="right" w:pos="9500"/>
        </w:tabs>
        <w:ind w:firstLine="720"/>
        <w:rPr>
          <w:rFonts w:ascii="Times New Roman" w:hAnsi="Times New Roman" w:cs="Times New Roman"/>
          <w:noProof/>
          <w:lang w:val="en-US"/>
        </w:rPr>
      </w:pPr>
    </w:p>
    <w:p w:rsidR="00A11BB9" w:rsidRPr="00D3493F" w:rsidRDefault="00A11BB9">
      <w:pPr>
        <w:tabs>
          <w:tab w:val="center" w:pos="4800"/>
          <w:tab w:val="right" w:pos="9500"/>
        </w:tabs>
        <w:ind w:firstLine="720"/>
        <w:rPr>
          <w:rFonts w:ascii="Times New Roman" w:hAnsi="Times New Roman" w:cs="Times New Roman"/>
          <w:noProof/>
          <w:lang w:val="en-US"/>
        </w:rPr>
      </w:pPr>
    </w:p>
    <w:p w:rsidR="00A11BB9" w:rsidRDefault="00A11BB9">
      <w:pPr>
        <w:tabs>
          <w:tab w:val="center" w:pos="4800"/>
          <w:tab w:val="right" w:pos="9500"/>
        </w:tabs>
        <w:ind w:firstLine="720"/>
        <w:rPr>
          <w:rFonts w:ascii="Times New Roman" w:hAnsi="Times New Roman" w:cs="Times New Roman"/>
          <w:noProof/>
        </w:rPr>
      </w:pPr>
      <w:r>
        <w:rPr>
          <w:noProof/>
        </w:rPr>
        <w:t>[Ben Daoud(2010)]  Ben Daoud, A.: Améliorations et développements d'une méthode de prévision probabiliste des pluies par analogie., Ph.D. thesis, Université de Grenoble, 2010.</w:t>
      </w:r>
    </w:p>
    <w:p w:rsidR="00A11BB9" w:rsidRDefault="00A11BB9">
      <w:pPr>
        <w:tabs>
          <w:tab w:val="center" w:pos="4800"/>
          <w:tab w:val="right" w:pos="9500"/>
        </w:tabs>
        <w:ind w:firstLine="720"/>
        <w:rPr>
          <w:rFonts w:ascii="Times New Roman" w:hAnsi="Times New Roman" w:cs="Times New Roman"/>
          <w:noProof/>
        </w:rPr>
      </w:pPr>
    </w:p>
    <w:p w:rsidR="00A11BB9" w:rsidRDefault="00A11BB9">
      <w:pPr>
        <w:tabs>
          <w:tab w:val="center" w:pos="4800"/>
          <w:tab w:val="right" w:pos="9500"/>
        </w:tabs>
        <w:ind w:firstLine="720"/>
        <w:rPr>
          <w:rFonts w:ascii="Times New Roman" w:hAnsi="Times New Roman" w:cs="Times New Roman"/>
          <w:noProof/>
        </w:rPr>
      </w:pPr>
    </w:p>
    <w:p w:rsidR="00A11BB9" w:rsidRPr="00D3493F" w:rsidRDefault="00A11BB9">
      <w:pPr>
        <w:tabs>
          <w:tab w:val="center" w:pos="4800"/>
          <w:tab w:val="right" w:pos="9500"/>
        </w:tabs>
        <w:ind w:firstLine="720"/>
        <w:rPr>
          <w:rFonts w:ascii="Times New Roman" w:hAnsi="Times New Roman" w:cs="Times New Roman"/>
          <w:noProof/>
          <w:lang w:val="en-US"/>
        </w:rPr>
      </w:pPr>
      <w:r w:rsidRPr="00D3493F">
        <w:rPr>
          <w:noProof/>
          <w:lang w:val="en-US"/>
        </w:rPr>
        <w:t>[Bergen and Harnack(1982)]  Bergen, R. and Harnack, R.: Long-range temperature prediction using a simple analog approach, Monthly Weather Review, 110, 1083–1099,  URL   http://journals.ametsoc.org/doi/abs/10.1175/1520-0493(1982)110%3C1083:LRTPUA%3E2.0.CO%3B2 , 1982.</w:t>
      </w:r>
    </w:p>
    <w:p w:rsidR="00A11BB9" w:rsidRPr="00D3493F" w:rsidRDefault="00A11BB9">
      <w:pPr>
        <w:tabs>
          <w:tab w:val="center" w:pos="4800"/>
          <w:tab w:val="right" w:pos="9500"/>
        </w:tabs>
        <w:ind w:firstLine="720"/>
        <w:rPr>
          <w:rFonts w:ascii="Times New Roman" w:hAnsi="Times New Roman" w:cs="Times New Roman"/>
          <w:noProof/>
          <w:lang w:val="en-US"/>
        </w:rPr>
      </w:pPr>
    </w:p>
    <w:p w:rsidR="00A11BB9" w:rsidRPr="00D3493F" w:rsidRDefault="00A11BB9">
      <w:pPr>
        <w:tabs>
          <w:tab w:val="center" w:pos="4800"/>
          <w:tab w:val="right" w:pos="9500"/>
        </w:tabs>
        <w:ind w:firstLine="720"/>
        <w:rPr>
          <w:rFonts w:ascii="Times New Roman" w:hAnsi="Times New Roman" w:cs="Times New Roman"/>
          <w:noProof/>
          <w:lang w:val="en-US"/>
        </w:rPr>
      </w:pPr>
    </w:p>
    <w:p w:rsidR="00A11BB9" w:rsidRPr="00D3493F" w:rsidRDefault="00A11BB9">
      <w:pPr>
        <w:tabs>
          <w:tab w:val="center" w:pos="4800"/>
          <w:tab w:val="right" w:pos="9500"/>
        </w:tabs>
        <w:ind w:firstLine="720"/>
        <w:rPr>
          <w:rFonts w:ascii="Times New Roman" w:hAnsi="Times New Roman" w:cs="Times New Roman"/>
          <w:noProof/>
          <w:lang w:val="en-US"/>
        </w:rPr>
      </w:pPr>
      <w:r w:rsidRPr="00D3493F">
        <w:rPr>
          <w:noProof/>
          <w:lang w:val="en-US"/>
        </w:rPr>
        <w:t>[Bliefernicht(2010)]  Bliefernicht, J.: Probability forecasts of daily areal precipitation for small river basins, Ph.D. thesis, Universität Stuttgart, 2010.</w:t>
      </w:r>
    </w:p>
    <w:p w:rsidR="00A11BB9" w:rsidRPr="00D3493F" w:rsidRDefault="00A11BB9">
      <w:pPr>
        <w:tabs>
          <w:tab w:val="center" w:pos="4800"/>
          <w:tab w:val="right" w:pos="9500"/>
        </w:tabs>
        <w:ind w:firstLine="720"/>
        <w:rPr>
          <w:rFonts w:ascii="Times New Roman" w:hAnsi="Times New Roman" w:cs="Times New Roman"/>
          <w:noProof/>
          <w:lang w:val="en-US"/>
        </w:rPr>
      </w:pPr>
    </w:p>
    <w:p w:rsidR="00A11BB9" w:rsidRPr="00D3493F" w:rsidRDefault="00A11BB9">
      <w:pPr>
        <w:tabs>
          <w:tab w:val="center" w:pos="4800"/>
          <w:tab w:val="right" w:pos="9500"/>
        </w:tabs>
        <w:ind w:firstLine="720"/>
        <w:rPr>
          <w:rFonts w:ascii="Times New Roman" w:hAnsi="Times New Roman" w:cs="Times New Roman"/>
          <w:noProof/>
          <w:lang w:val="en-US"/>
        </w:rPr>
      </w:pPr>
    </w:p>
    <w:p w:rsidR="00A11BB9" w:rsidRDefault="00A11BB9">
      <w:pPr>
        <w:tabs>
          <w:tab w:val="center" w:pos="4800"/>
          <w:tab w:val="right" w:pos="9500"/>
        </w:tabs>
        <w:ind w:firstLine="720"/>
        <w:rPr>
          <w:rFonts w:ascii="Times New Roman" w:hAnsi="Times New Roman" w:cs="Times New Roman"/>
          <w:noProof/>
        </w:rPr>
      </w:pPr>
      <w:r>
        <w:rPr>
          <w:noProof/>
        </w:rPr>
        <w:t>[Bois et~al.(1981)Bois, Obled, and Thalamy]  Bois, P., Obled, C., and Thalamy, J.: Etude des liaisons entre champs de pression et températures sur l'Europe avec la durée d'insolation: Application à la possibilité de la prévision d'insolation, in: C.R. du colloque Météorologie de l'énergie solaire, PIRDES-CNRS, Toulouse, pp. 145–177, 1981.</w:t>
      </w:r>
    </w:p>
    <w:p w:rsidR="00A11BB9" w:rsidRDefault="00A11BB9">
      <w:pPr>
        <w:tabs>
          <w:tab w:val="center" w:pos="4800"/>
          <w:tab w:val="right" w:pos="9500"/>
        </w:tabs>
        <w:ind w:firstLine="720"/>
        <w:rPr>
          <w:rFonts w:ascii="Times New Roman" w:hAnsi="Times New Roman" w:cs="Times New Roman"/>
          <w:noProof/>
        </w:rPr>
      </w:pPr>
    </w:p>
    <w:p w:rsidR="00A11BB9" w:rsidRDefault="00A11BB9">
      <w:pPr>
        <w:tabs>
          <w:tab w:val="center" w:pos="4800"/>
          <w:tab w:val="right" w:pos="9500"/>
        </w:tabs>
        <w:ind w:firstLine="720"/>
        <w:rPr>
          <w:rFonts w:ascii="Times New Roman" w:hAnsi="Times New Roman" w:cs="Times New Roman"/>
          <w:noProof/>
        </w:rPr>
      </w:pPr>
    </w:p>
    <w:p w:rsidR="00A11BB9" w:rsidRDefault="00A11BB9">
      <w:pPr>
        <w:tabs>
          <w:tab w:val="center" w:pos="4800"/>
          <w:tab w:val="right" w:pos="9500"/>
        </w:tabs>
        <w:ind w:firstLine="720"/>
        <w:rPr>
          <w:rFonts w:ascii="Times New Roman" w:hAnsi="Times New Roman" w:cs="Times New Roman"/>
          <w:noProof/>
        </w:rPr>
      </w:pPr>
      <w:r>
        <w:rPr>
          <w:noProof/>
        </w:rPr>
        <w:t>[Bolognesi(1993)]  Bolognesi, R.: Premiers développements d'un modèle hybride pour le diagnostic spatial des risques d'avalanches, La Houille Blanche, 8, 551–553, 1993.</w:t>
      </w:r>
    </w:p>
    <w:p w:rsidR="00A11BB9" w:rsidRDefault="00A11BB9">
      <w:pPr>
        <w:tabs>
          <w:tab w:val="center" w:pos="4800"/>
          <w:tab w:val="right" w:pos="9500"/>
        </w:tabs>
        <w:ind w:firstLine="720"/>
        <w:rPr>
          <w:rFonts w:ascii="Times New Roman" w:hAnsi="Times New Roman" w:cs="Times New Roman"/>
          <w:noProof/>
        </w:rPr>
      </w:pPr>
    </w:p>
    <w:p w:rsidR="00A11BB9" w:rsidRDefault="00A11BB9">
      <w:pPr>
        <w:tabs>
          <w:tab w:val="center" w:pos="4800"/>
          <w:tab w:val="right" w:pos="9500"/>
        </w:tabs>
        <w:ind w:firstLine="720"/>
        <w:rPr>
          <w:rFonts w:ascii="Times New Roman" w:hAnsi="Times New Roman" w:cs="Times New Roman"/>
          <w:noProof/>
        </w:rPr>
      </w:pPr>
    </w:p>
    <w:p w:rsidR="00A11BB9" w:rsidRDefault="00A11BB9">
      <w:pPr>
        <w:tabs>
          <w:tab w:val="center" w:pos="4800"/>
          <w:tab w:val="right" w:pos="9500"/>
        </w:tabs>
        <w:ind w:firstLine="720"/>
        <w:rPr>
          <w:rFonts w:ascii="Times New Roman" w:hAnsi="Times New Roman" w:cs="Times New Roman"/>
          <w:noProof/>
        </w:rPr>
      </w:pPr>
      <w:r>
        <w:rPr>
          <w:noProof/>
        </w:rPr>
        <w:t>[Bontron(2004)]  Bontron, G.: Prévision quantitative des précipitations: Adaptation probabiliste par recherche d'analogues. Utilisation des Réanalyses NCEP/NCAR et application aux précipitations du Sud-Est de la France., Ph.D. thesis, Institut National Polytechnique de Grenoble, 2004.</w:t>
      </w:r>
    </w:p>
    <w:p w:rsidR="00A11BB9" w:rsidRDefault="00A11BB9">
      <w:pPr>
        <w:tabs>
          <w:tab w:val="center" w:pos="4800"/>
          <w:tab w:val="right" w:pos="9500"/>
        </w:tabs>
        <w:ind w:firstLine="720"/>
        <w:rPr>
          <w:rFonts w:ascii="Times New Roman" w:hAnsi="Times New Roman" w:cs="Times New Roman"/>
          <w:noProof/>
        </w:rPr>
      </w:pPr>
    </w:p>
    <w:p w:rsidR="00A11BB9" w:rsidRDefault="00A11BB9">
      <w:pPr>
        <w:tabs>
          <w:tab w:val="center" w:pos="4800"/>
          <w:tab w:val="right" w:pos="9500"/>
        </w:tabs>
        <w:ind w:firstLine="720"/>
        <w:rPr>
          <w:rFonts w:ascii="Times New Roman" w:hAnsi="Times New Roman" w:cs="Times New Roman"/>
          <w:noProof/>
        </w:rPr>
      </w:pPr>
    </w:p>
    <w:p w:rsidR="00A11BB9" w:rsidRPr="00D3493F" w:rsidRDefault="00A11BB9">
      <w:pPr>
        <w:tabs>
          <w:tab w:val="center" w:pos="4800"/>
          <w:tab w:val="right" w:pos="9500"/>
        </w:tabs>
        <w:ind w:firstLine="720"/>
        <w:rPr>
          <w:rFonts w:ascii="Times New Roman" w:hAnsi="Times New Roman" w:cs="Times New Roman"/>
          <w:noProof/>
          <w:lang w:val="en-US"/>
        </w:rPr>
      </w:pPr>
      <w:r w:rsidRPr="00D3493F">
        <w:rPr>
          <w:noProof/>
          <w:lang w:val="en-US"/>
        </w:rPr>
        <w:t>[Bougeault et~al.(2001)Bougeault, Binder, Buzzi, Dirks, Houze, Kuettner, Smith, Steinacker, and Volkert]  Bougeault, P., Binder, P., Buzzi, A., Dirks, R., Houze, R., Kuettner, J., Smith, R., Steinacker, R., and Volkert, H.: The MAP special observing period, Bulletin of the American Meteorological Society, 82, 433–462,  URL   http://journals.ametsoc.org/doi/abs/10.1175/1520-0477(2001)082%3C0433:TMSOP%3E2.3.CO;2 , 2001.</w:t>
      </w:r>
    </w:p>
    <w:p w:rsidR="00A11BB9" w:rsidRPr="00D3493F" w:rsidRDefault="00A11BB9">
      <w:pPr>
        <w:tabs>
          <w:tab w:val="center" w:pos="4800"/>
          <w:tab w:val="right" w:pos="9500"/>
        </w:tabs>
        <w:ind w:firstLine="720"/>
        <w:rPr>
          <w:rFonts w:ascii="Times New Roman" w:hAnsi="Times New Roman" w:cs="Times New Roman"/>
          <w:noProof/>
          <w:lang w:val="en-US"/>
        </w:rPr>
      </w:pPr>
    </w:p>
    <w:p w:rsidR="00A11BB9" w:rsidRPr="00D3493F" w:rsidRDefault="00A11BB9">
      <w:pPr>
        <w:tabs>
          <w:tab w:val="center" w:pos="4800"/>
          <w:tab w:val="right" w:pos="9500"/>
        </w:tabs>
        <w:ind w:firstLine="720"/>
        <w:rPr>
          <w:rFonts w:ascii="Times New Roman" w:hAnsi="Times New Roman" w:cs="Times New Roman"/>
          <w:noProof/>
          <w:lang w:val="en-US"/>
        </w:rPr>
      </w:pPr>
    </w:p>
    <w:p w:rsidR="00A11BB9" w:rsidRPr="00D3493F" w:rsidRDefault="00A11BB9">
      <w:pPr>
        <w:tabs>
          <w:tab w:val="center" w:pos="4800"/>
          <w:tab w:val="right" w:pos="9500"/>
        </w:tabs>
        <w:ind w:firstLine="720"/>
        <w:rPr>
          <w:rFonts w:ascii="Times New Roman" w:hAnsi="Times New Roman" w:cs="Times New Roman"/>
          <w:noProof/>
          <w:lang w:val="en-US"/>
        </w:rPr>
      </w:pPr>
      <w:r w:rsidRPr="00D3493F">
        <w:rPr>
          <w:noProof/>
          <w:lang w:val="en-US"/>
        </w:rPr>
        <w:t>[Brier(1950)]  Brier, G.: Verification of forecasts expressed in terms of probability, Monthly weather review, 78, 1–3,  URL   http://journals.ametsoc.org/doi/abs/10.1175/1520-0493(1950)078%3C0001:VOFEIT%3E2.0.CO;2 , 1950.</w:t>
      </w:r>
    </w:p>
    <w:p w:rsidR="00A11BB9" w:rsidRPr="00D3493F" w:rsidRDefault="00A11BB9">
      <w:pPr>
        <w:tabs>
          <w:tab w:val="center" w:pos="4800"/>
          <w:tab w:val="right" w:pos="9500"/>
        </w:tabs>
        <w:ind w:firstLine="720"/>
        <w:rPr>
          <w:rFonts w:ascii="Times New Roman" w:hAnsi="Times New Roman" w:cs="Times New Roman"/>
          <w:noProof/>
          <w:lang w:val="en-US"/>
        </w:rPr>
      </w:pPr>
    </w:p>
    <w:p w:rsidR="00A11BB9" w:rsidRPr="00D3493F" w:rsidRDefault="00A11BB9">
      <w:pPr>
        <w:tabs>
          <w:tab w:val="center" w:pos="4800"/>
          <w:tab w:val="right" w:pos="9500"/>
        </w:tabs>
        <w:ind w:firstLine="720"/>
        <w:rPr>
          <w:rFonts w:ascii="Times New Roman" w:hAnsi="Times New Roman" w:cs="Times New Roman"/>
          <w:noProof/>
          <w:lang w:val="en-US"/>
        </w:rPr>
      </w:pPr>
    </w:p>
    <w:p w:rsidR="00A11BB9" w:rsidRPr="00D3493F" w:rsidRDefault="00A11BB9">
      <w:pPr>
        <w:tabs>
          <w:tab w:val="center" w:pos="4800"/>
          <w:tab w:val="right" w:pos="9500"/>
        </w:tabs>
        <w:ind w:firstLine="720"/>
        <w:rPr>
          <w:rFonts w:ascii="Times New Roman" w:hAnsi="Times New Roman" w:cs="Times New Roman"/>
          <w:noProof/>
          <w:lang w:val="en-US"/>
        </w:rPr>
      </w:pPr>
      <w:r w:rsidRPr="00D3493F">
        <w:rPr>
          <w:noProof/>
          <w:lang w:val="en-US"/>
        </w:rPr>
        <w:t>[Candille and Talagrand(2005)]  Candille, G. and Talagrand, O.: Evaluation of probabilistic prediction systems for a scalar variable, Quarterly Journal of the Royal Meteorological Society, 131, 2131–2150,  doi:10.1256/qj.04.71 ,  URL   http://doi.wiley.com/10.1256/qj.04.71 , 2005.</w:t>
      </w:r>
    </w:p>
    <w:p w:rsidR="00A11BB9" w:rsidRPr="00D3493F" w:rsidRDefault="00A11BB9">
      <w:pPr>
        <w:tabs>
          <w:tab w:val="center" w:pos="4800"/>
          <w:tab w:val="right" w:pos="9500"/>
        </w:tabs>
        <w:ind w:firstLine="720"/>
        <w:rPr>
          <w:rFonts w:ascii="Times New Roman" w:hAnsi="Times New Roman" w:cs="Times New Roman"/>
          <w:noProof/>
          <w:lang w:val="en-US"/>
        </w:rPr>
      </w:pPr>
    </w:p>
    <w:p w:rsidR="00A11BB9" w:rsidRPr="00D3493F" w:rsidRDefault="00A11BB9">
      <w:pPr>
        <w:tabs>
          <w:tab w:val="center" w:pos="4800"/>
          <w:tab w:val="right" w:pos="9500"/>
        </w:tabs>
        <w:ind w:firstLine="720"/>
        <w:rPr>
          <w:rFonts w:ascii="Times New Roman" w:hAnsi="Times New Roman" w:cs="Times New Roman"/>
          <w:noProof/>
          <w:lang w:val="en-US"/>
        </w:rPr>
      </w:pPr>
    </w:p>
    <w:p w:rsidR="00A11BB9" w:rsidRPr="00D3493F" w:rsidRDefault="00A11BB9">
      <w:pPr>
        <w:tabs>
          <w:tab w:val="center" w:pos="4800"/>
          <w:tab w:val="right" w:pos="9500"/>
        </w:tabs>
        <w:ind w:firstLine="720"/>
        <w:rPr>
          <w:rFonts w:ascii="Times New Roman" w:hAnsi="Times New Roman" w:cs="Times New Roman"/>
          <w:noProof/>
          <w:lang w:val="en-US"/>
        </w:rPr>
      </w:pPr>
      <w:r w:rsidRPr="00D3493F">
        <w:rPr>
          <w:noProof/>
          <w:lang w:val="en-US"/>
        </w:rPr>
        <w:t>[Casati et~al.(2008)Casati, Wilson, Stephenson, Nurmi, Ghelli, Pocernich, Damrath, Ebert, Brown, and Mason]  Casati, B., Wilson, L. J., Stephenson, D. B., Nurmi, P., Ghelli, a., Pocernich, M., Damrath, U., Ebert, E. E., Brown, B. G., and Mason, S.: Forecast verification: current status and future directions, Meteorological Applications, 15, 3–18,  doi:10.1002/met.52 ,  URL   http://doi.wiley.com/10.1002/met.52 , 2008.</w:t>
      </w:r>
    </w:p>
    <w:p w:rsidR="00A11BB9" w:rsidRPr="00D3493F" w:rsidRDefault="00A11BB9">
      <w:pPr>
        <w:tabs>
          <w:tab w:val="center" w:pos="4800"/>
          <w:tab w:val="right" w:pos="9500"/>
        </w:tabs>
        <w:ind w:firstLine="720"/>
        <w:rPr>
          <w:rFonts w:ascii="Times New Roman" w:hAnsi="Times New Roman" w:cs="Times New Roman"/>
          <w:noProof/>
          <w:lang w:val="en-US"/>
        </w:rPr>
      </w:pPr>
    </w:p>
    <w:p w:rsidR="00A11BB9" w:rsidRPr="00D3493F" w:rsidRDefault="00A11BB9">
      <w:pPr>
        <w:tabs>
          <w:tab w:val="center" w:pos="4800"/>
          <w:tab w:val="right" w:pos="9500"/>
        </w:tabs>
        <w:ind w:firstLine="720"/>
        <w:rPr>
          <w:rFonts w:ascii="Times New Roman" w:hAnsi="Times New Roman" w:cs="Times New Roman"/>
          <w:noProof/>
          <w:lang w:val="en-US"/>
        </w:rPr>
      </w:pPr>
    </w:p>
    <w:p w:rsidR="00A11BB9" w:rsidRPr="00D3493F" w:rsidRDefault="00A11BB9">
      <w:pPr>
        <w:tabs>
          <w:tab w:val="center" w:pos="4800"/>
          <w:tab w:val="right" w:pos="9500"/>
        </w:tabs>
        <w:ind w:firstLine="720"/>
        <w:rPr>
          <w:rFonts w:ascii="Times New Roman" w:hAnsi="Times New Roman" w:cs="Times New Roman"/>
          <w:noProof/>
          <w:lang w:val="en-US"/>
        </w:rPr>
      </w:pPr>
      <w:r w:rsidRPr="00D3493F">
        <w:rPr>
          <w:noProof/>
          <w:lang w:val="en-US"/>
        </w:rPr>
        <w:t>[Chardon et~al.(2014)Chardon, Hingray, Favre, Autin, Gailhard, Zin, and Obled]  Chardon, J., Hingray, B., Favre, A.-C., Autin, P., Gailhard, J., Zin, I., and Obled, C.: Spatial Similarity and Transferability of Analog Dates for Precipitation Downscaling over France, Journal of Climate, 27, 5056–5074,  doi:10.1175/JCLI-D-13-00464.1 ,  URL   http://journals.ametsoc.org/doi/abs/10.1175/JCLI-D-13-00464.1 , 2014.</w:t>
      </w:r>
    </w:p>
    <w:p w:rsidR="00A11BB9" w:rsidRPr="00D3493F" w:rsidRDefault="00A11BB9">
      <w:pPr>
        <w:tabs>
          <w:tab w:val="center" w:pos="4800"/>
          <w:tab w:val="right" w:pos="9500"/>
        </w:tabs>
        <w:ind w:firstLine="720"/>
        <w:rPr>
          <w:rFonts w:ascii="Times New Roman" w:hAnsi="Times New Roman" w:cs="Times New Roman"/>
          <w:noProof/>
          <w:lang w:val="en-US"/>
        </w:rPr>
      </w:pPr>
    </w:p>
    <w:p w:rsidR="00A11BB9" w:rsidRPr="00D3493F" w:rsidRDefault="00A11BB9">
      <w:pPr>
        <w:tabs>
          <w:tab w:val="center" w:pos="4800"/>
          <w:tab w:val="right" w:pos="9500"/>
        </w:tabs>
        <w:ind w:firstLine="720"/>
        <w:rPr>
          <w:rFonts w:ascii="Times New Roman" w:hAnsi="Times New Roman" w:cs="Times New Roman"/>
          <w:noProof/>
          <w:lang w:val="en-US"/>
        </w:rPr>
      </w:pPr>
    </w:p>
    <w:p w:rsidR="00A11BB9" w:rsidRPr="00D3493F" w:rsidRDefault="00A11BB9">
      <w:pPr>
        <w:tabs>
          <w:tab w:val="center" w:pos="4800"/>
          <w:tab w:val="right" w:pos="9500"/>
        </w:tabs>
        <w:ind w:firstLine="720"/>
        <w:rPr>
          <w:rFonts w:ascii="Times New Roman" w:hAnsi="Times New Roman" w:cs="Times New Roman"/>
          <w:noProof/>
          <w:lang w:val="en-US"/>
        </w:rPr>
      </w:pPr>
      <w:r w:rsidRPr="00D3493F">
        <w:rPr>
          <w:noProof/>
          <w:lang w:val="en-US"/>
        </w:rPr>
        <w:t>[Dayon et~al.(2015)Dayon, Boà and Martin]  Dayon, G., Boé, J., and Martin, E.: Transferability in the future climate of a statistical downscaling method for precipitation in France, Journal of Geophysical Research: Atmospheres, 120, 1023–1043,  doi:10.1002/2014JD022236 ,  URL   http://doi.wiley.com/10.1002/2014JD022236 , 2015.</w:t>
      </w:r>
    </w:p>
    <w:p w:rsidR="00A11BB9" w:rsidRPr="00D3493F" w:rsidRDefault="00A11BB9">
      <w:pPr>
        <w:tabs>
          <w:tab w:val="center" w:pos="4800"/>
          <w:tab w:val="right" w:pos="9500"/>
        </w:tabs>
        <w:ind w:firstLine="720"/>
        <w:rPr>
          <w:rFonts w:ascii="Times New Roman" w:hAnsi="Times New Roman" w:cs="Times New Roman"/>
          <w:noProof/>
          <w:lang w:val="en-US"/>
        </w:rPr>
      </w:pPr>
    </w:p>
    <w:p w:rsidR="00A11BB9" w:rsidRPr="00D3493F" w:rsidRDefault="00A11BB9">
      <w:pPr>
        <w:tabs>
          <w:tab w:val="center" w:pos="4800"/>
          <w:tab w:val="right" w:pos="9500"/>
        </w:tabs>
        <w:ind w:firstLine="720"/>
        <w:rPr>
          <w:rFonts w:ascii="Times New Roman" w:hAnsi="Times New Roman" w:cs="Times New Roman"/>
          <w:noProof/>
          <w:lang w:val="en-US"/>
        </w:rPr>
      </w:pPr>
    </w:p>
    <w:p w:rsidR="00A11BB9" w:rsidRDefault="00A11BB9">
      <w:pPr>
        <w:tabs>
          <w:tab w:val="center" w:pos="4800"/>
          <w:tab w:val="right" w:pos="9500"/>
        </w:tabs>
        <w:ind w:firstLine="720"/>
        <w:rPr>
          <w:rFonts w:ascii="Times New Roman" w:hAnsi="Times New Roman" w:cs="Times New Roman"/>
          <w:noProof/>
        </w:rPr>
      </w:pPr>
      <w:r>
        <w:rPr>
          <w:noProof/>
        </w:rPr>
        <w:t xml:space="preserve">[Desaint et~al.(2008)Desaint, Nogues, Perret, and Gar]  Desaint, B., Nogues, P., Perret, C., and Garçon, R.: La prévision hydrométéorologique opérationnelle: l'expérience d'Electricité de France, in: Colloque SHF-191e CST - Â«Prévisions hydrométéorologiquesÂ», Lyon, 18-19 novembre 2008, Tableau 1,  URL   </w:t>
      </w:r>
      <w:r>
        <w:rPr>
          <w:noProof/>
        </w:rPr>
        <w:lastRenderedPageBreak/>
        <w:t>http://www.shf-lhb.org/articles/lhb/abs/2009/05/lhb2009054/lhb2009054.html , 2008.</w:t>
      </w:r>
    </w:p>
    <w:p w:rsidR="00A11BB9" w:rsidRDefault="00A11BB9">
      <w:pPr>
        <w:tabs>
          <w:tab w:val="center" w:pos="4800"/>
          <w:tab w:val="right" w:pos="9500"/>
        </w:tabs>
        <w:ind w:firstLine="720"/>
        <w:rPr>
          <w:rFonts w:ascii="Times New Roman" w:hAnsi="Times New Roman" w:cs="Times New Roman"/>
          <w:noProof/>
        </w:rPr>
      </w:pPr>
    </w:p>
    <w:p w:rsidR="00A11BB9" w:rsidRDefault="00A11BB9">
      <w:pPr>
        <w:tabs>
          <w:tab w:val="center" w:pos="4800"/>
          <w:tab w:val="right" w:pos="9500"/>
        </w:tabs>
        <w:ind w:firstLine="720"/>
        <w:rPr>
          <w:rFonts w:ascii="Times New Roman" w:hAnsi="Times New Roman" w:cs="Times New Roman"/>
          <w:noProof/>
        </w:rPr>
      </w:pPr>
    </w:p>
    <w:p w:rsidR="00A11BB9" w:rsidRDefault="00A11BB9">
      <w:pPr>
        <w:tabs>
          <w:tab w:val="center" w:pos="4800"/>
          <w:tab w:val="right" w:pos="9500"/>
        </w:tabs>
        <w:ind w:firstLine="720"/>
        <w:rPr>
          <w:rFonts w:ascii="Times New Roman" w:hAnsi="Times New Roman" w:cs="Times New Roman"/>
          <w:noProof/>
        </w:rPr>
      </w:pPr>
      <w:r>
        <w:rPr>
          <w:noProof/>
        </w:rPr>
        <w:t>[Djerboua(2001)]  Djerboua, A.: Prédétermination des pluies et crues extrêmes dans les Alpes franco-italiennes - Prévision quantitative des pluies journalières par la méthode des Analogues, Ph.D. thesis, Institut National Polytechnique de Grenoble, 2001.</w:t>
      </w:r>
    </w:p>
    <w:p w:rsidR="00A11BB9" w:rsidRDefault="00A11BB9">
      <w:pPr>
        <w:tabs>
          <w:tab w:val="center" w:pos="4800"/>
          <w:tab w:val="right" w:pos="9500"/>
        </w:tabs>
        <w:ind w:firstLine="720"/>
        <w:rPr>
          <w:rFonts w:ascii="Times New Roman" w:hAnsi="Times New Roman" w:cs="Times New Roman"/>
          <w:noProof/>
        </w:rPr>
      </w:pPr>
    </w:p>
    <w:p w:rsidR="00A11BB9" w:rsidRDefault="00A11BB9">
      <w:pPr>
        <w:tabs>
          <w:tab w:val="center" w:pos="4800"/>
          <w:tab w:val="right" w:pos="9500"/>
        </w:tabs>
        <w:ind w:firstLine="720"/>
        <w:rPr>
          <w:rFonts w:ascii="Times New Roman" w:hAnsi="Times New Roman" w:cs="Times New Roman"/>
          <w:noProof/>
        </w:rPr>
      </w:pPr>
    </w:p>
    <w:p w:rsidR="00A11BB9" w:rsidRDefault="00A11BB9">
      <w:pPr>
        <w:tabs>
          <w:tab w:val="center" w:pos="4800"/>
          <w:tab w:val="right" w:pos="9500"/>
        </w:tabs>
        <w:ind w:firstLine="720"/>
        <w:rPr>
          <w:rFonts w:ascii="Times New Roman" w:hAnsi="Times New Roman" w:cs="Times New Roman"/>
          <w:noProof/>
        </w:rPr>
      </w:pPr>
      <w:r>
        <w:rPr>
          <w:noProof/>
        </w:rPr>
        <w:t>[Duband(1970)]  Duband, D.: Reconnaissance dynamique de la forme des situations météorologiques. Application à la prévision quantitative des précipitations., Ph.D. thesis, Thèse de 3ème cycle de la faculté des sciences de Paris., 1970.</w:t>
      </w:r>
    </w:p>
    <w:p w:rsidR="00A11BB9" w:rsidRDefault="00A11BB9">
      <w:pPr>
        <w:tabs>
          <w:tab w:val="center" w:pos="4800"/>
          <w:tab w:val="right" w:pos="9500"/>
        </w:tabs>
        <w:ind w:firstLine="720"/>
        <w:rPr>
          <w:rFonts w:ascii="Times New Roman" w:hAnsi="Times New Roman" w:cs="Times New Roman"/>
          <w:noProof/>
        </w:rPr>
      </w:pPr>
    </w:p>
    <w:p w:rsidR="00A11BB9" w:rsidRDefault="00A11BB9">
      <w:pPr>
        <w:tabs>
          <w:tab w:val="center" w:pos="4800"/>
          <w:tab w:val="right" w:pos="9500"/>
        </w:tabs>
        <w:ind w:firstLine="720"/>
        <w:rPr>
          <w:rFonts w:ascii="Times New Roman" w:hAnsi="Times New Roman" w:cs="Times New Roman"/>
          <w:noProof/>
        </w:rPr>
      </w:pPr>
    </w:p>
    <w:p w:rsidR="00A11BB9" w:rsidRDefault="00A11BB9">
      <w:pPr>
        <w:tabs>
          <w:tab w:val="center" w:pos="4800"/>
          <w:tab w:val="right" w:pos="9500"/>
        </w:tabs>
        <w:ind w:firstLine="720"/>
        <w:rPr>
          <w:rFonts w:ascii="Times New Roman" w:hAnsi="Times New Roman" w:cs="Times New Roman"/>
          <w:noProof/>
        </w:rPr>
      </w:pPr>
      <w:r>
        <w:rPr>
          <w:noProof/>
        </w:rPr>
        <w:t>[Duband(1974)]  Duband, D.: Reconnaissance dynamique de la forme des situations météorologiques, application à la prévision numérique des précipitations journalières, in: Congrès de la Société Hydrotechnique de France, XIIIèmes journées de Iâ€™Hydraulique, Paris, 1974.</w:t>
      </w:r>
    </w:p>
    <w:p w:rsidR="00A11BB9" w:rsidRDefault="00A11BB9">
      <w:pPr>
        <w:tabs>
          <w:tab w:val="center" w:pos="4800"/>
          <w:tab w:val="right" w:pos="9500"/>
        </w:tabs>
        <w:ind w:firstLine="720"/>
        <w:rPr>
          <w:rFonts w:ascii="Times New Roman" w:hAnsi="Times New Roman" w:cs="Times New Roman"/>
          <w:noProof/>
        </w:rPr>
      </w:pPr>
    </w:p>
    <w:p w:rsidR="00A11BB9" w:rsidRDefault="00A11BB9">
      <w:pPr>
        <w:tabs>
          <w:tab w:val="center" w:pos="4800"/>
          <w:tab w:val="right" w:pos="9500"/>
        </w:tabs>
        <w:ind w:firstLine="720"/>
        <w:rPr>
          <w:rFonts w:ascii="Times New Roman" w:hAnsi="Times New Roman" w:cs="Times New Roman"/>
          <w:noProof/>
        </w:rPr>
      </w:pPr>
    </w:p>
    <w:p w:rsidR="00A11BB9" w:rsidRDefault="00A11BB9">
      <w:pPr>
        <w:tabs>
          <w:tab w:val="center" w:pos="4800"/>
          <w:tab w:val="right" w:pos="9500"/>
        </w:tabs>
        <w:ind w:firstLine="720"/>
        <w:rPr>
          <w:rFonts w:ascii="Times New Roman" w:hAnsi="Times New Roman" w:cs="Times New Roman"/>
          <w:noProof/>
        </w:rPr>
      </w:pPr>
      <w:r>
        <w:rPr>
          <w:noProof/>
        </w:rPr>
        <w:t>[Duband(1981)]  Duband, D.: Prévision spatiale des hauteurs de précipitations journalières, La Houille Blanche, 7-8, 497–512, 1981.</w:t>
      </w:r>
    </w:p>
    <w:p w:rsidR="00A11BB9" w:rsidRDefault="00A11BB9">
      <w:pPr>
        <w:tabs>
          <w:tab w:val="center" w:pos="4800"/>
          <w:tab w:val="right" w:pos="9500"/>
        </w:tabs>
        <w:ind w:firstLine="720"/>
        <w:rPr>
          <w:rFonts w:ascii="Times New Roman" w:hAnsi="Times New Roman" w:cs="Times New Roman"/>
          <w:noProof/>
        </w:rPr>
      </w:pPr>
    </w:p>
    <w:p w:rsidR="00A11BB9" w:rsidRDefault="00A11BB9">
      <w:pPr>
        <w:tabs>
          <w:tab w:val="center" w:pos="4800"/>
          <w:tab w:val="right" w:pos="9500"/>
        </w:tabs>
        <w:ind w:firstLine="720"/>
        <w:rPr>
          <w:rFonts w:ascii="Times New Roman" w:hAnsi="Times New Roman" w:cs="Times New Roman"/>
          <w:noProof/>
        </w:rPr>
      </w:pPr>
    </w:p>
    <w:p w:rsidR="00A11BB9" w:rsidRPr="00D3493F" w:rsidRDefault="00A11BB9">
      <w:pPr>
        <w:tabs>
          <w:tab w:val="center" w:pos="4800"/>
          <w:tab w:val="right" w:pos="9500"/>
        </w:tabs>
        <w:ind w:firstLine="720"/>
        <w:rPr>
          <w:rFonts w:ascii="Times New Roman" w:hAnsi="Times New Roman" w:cs="Times New Roman"/>
          <w:noProof/>
          <w:lang w:val="en-US"/>
        </w:rPr>
      </w:pPr>
      <w:r w:rsidRPr="00D3493F">
        <w:rPr>
          <w:noProof/>
          <w:lang w:val="en-US"/>
        </w:rPr>
        <w:t>[Epstein(1969)]  Epstein, E.: A scoring system for probability forecasts of ranked categories, Journal of Applied Meteorology, 8, 985–987,  URL   http://journals.ametsoc.org/doi/abs/10.1175/1520-0450(1969)008%3C0985:ASSFPF%3E2.0.CO%3B2 , 1969.</w:t>
      </w:r>
    </w:p>
    <w:p w:rsidR="00A11BB9" w:rsidRPr="00D3493F" w:rsidRDefault="00A11BB9">
      <w:pPr>
        <w:tabs>
          <w:tab w:val="center" w:pos="4800"/>
          <w:tab w:val="right" w:pos="9500"/>
        </w:tabs>
        <w:ind w:firstLine="720"/>
        <w:rPr>
          <w:rFonts w:ascii="Times New Roman" w:hAnsi="Times New Roman" w:cs="Times New Roman"/>
          <w:noProof/>
          <w:lang w:val="en-US"/>
        </w:rPr>
      </w:pPr>
    </w:p>
    <w:p w:rsidR="00A11BB9" w:rsidRPr="00D3493F" w:rsidRDefault="00A11BB9">
      <w:pPr>
        <w:tabs>
          <w:tab w:val="center" w:pos="4800"/>
          <w:tab w:val="right" w:pos="9500"/>
        </w:tabs>
        <w:ind w:firstLine="720"/>
        <w:rPr>
          <w:rFonts w:ascii="Times New Roman" w:hAnsi="Times New Roman" w:cs="Times New Roman"/>
          <w:noProof/>
          <w:lang w:val="en-US"/>
        </w:rPr>
      </w:pPr>
    </w:p>
    <w:p w:rsidR="00A11BB9" w:rsidRPr="00D3493F" w:rsidRDefault="00A11BB9">
      <w:pPr>
        <w:tabs>
          <w:tab w:val="center" w:pos="4800"/>
          <w:tab w:val="right" w:pos="9500"/>
        </w:tabs>
        <w:ind w:firstLine="720"/>
        <w:rPr>
          <w:rFonts w:ascii="Times New Roman" w:hAnsi="Times New Roman" w:cs="Times New Roman"/>
          <w:noProof/>
          <w:lang w:val="en-US"/>
        </w:rPr>
      </w:pPr>
      <w:r w:rsidRPr="00D3493F">
        <w:rPr>
          <w:noProof/>
          <w:lang w:val="en-US"/>
        </w:rPr>
        <w:t>[Finley(1884)]  Finley, J.: Tornado prediction, American Meteorological Journal, 1, 85–88, 1884.</w:t>
      </w:r>
    </w:p>
    <w:p w:rsidR="00A11BB9" w:rsidRPr="00D3493F" w:rsidRDefault="00A11BB9">
      <w:pPr>
        <w:tabs>
          <w:tab w:val="center" w:pos="4800"/>
          <w:tab w:val="right" w:pos="9500"/>
        </w:tabs>
        <w:ind w:firstLine="720"/>
        <w:rPr>
          <w:rFonts w:ascii="Times New Roman" w:hAnsi="Times New Roman" w:cs="Times New Roman"/>
          <w:noProof/>
          <w:lang w:val="en-US"/>
        </w:rPr>
      </w:pPr>
    </w:p>
    <w:p w:rsidR="00A11BB9" w:rsidRPr="00D3493F" w:rsidRDefault="00A11BB9">
      <w:pPr>
        <w:tabs>
          <w:tab w:val="center" w:pos="4800"/>
          <w:tab w:val="right" w:pos="9500"/>
        </w:tabs>
        <w:ind w:firstLine="720"/>
        <w:rPr>
          <w:rFonts w:ascii="Times New Roman" w:hAnsi="Times New Roman" w:cs="Times New Roman"/>
          <w:noProof/>
          <w:lang w:val="en-US"/>
        </w:rPr>
      </w:pPr>
    </w:p>
    <w:p w:rsidR="00A11BB9" w:rsidRPr="00D3493F" w:rsidRDefault="00A11BB9">
      <w:pPr>
        <w:tabs>
          <w:tab w:val="center" w:pos="4800"/>
          <w:tab w:val="right" w:pos="9500"/>
        </w:tabs>
        <w:ind w:firstLine="720"/>
        <w:rPr>
          <w:rFonts w:ascii="Times New Roman" w:hAnsi="Times New Roman" w:cs="Times New Roman"/>
          <w:noProof/>
          <w:lang w:val="en-US"/>
        </w:rPr>
      </w:pPr>
      <w:r w:rsidRPr="00D3493F">
        <w:rPr>
          <w:noProof/>
          <w:lang w:val="en-US"/>
        </w:rPr>
        <w:t>[Fraedrich et~al.(2003)Fraedrich, Raible, and Sielmann]  Fraedrich, K., Raible, C. C., and Sielmann, F.: Analog Ensemble Forecasts of Tropical Cyclone Tracks in the Australian Region, Weather and Forecasting, 18, 3–11,  doi:10.1175/1520-0434(2003)018&lt;0003:AEFOTC&gt;2.0.CO;2 ,  URL   http://journals.ametsoc.org/doi/abs/10.1175/1520-0434%282003%29018%3C0003%3AAEFOTC%3E2.0.CO%3B2 , 2003.</w:t>
      </w:r>
    </w:p>
    <w:p w:rsidR="00A11BB9" w:rsidRPr="00D3493F" w:rsidRDefault="00A11BB9">
      <w:pPr>
        <w:tabs>
          <w:tab w:val="center" w:pos="4800"/>
          <w:tab w:val="right" w:pos="9500"/>
        </w:tabs>
        <w:ind w:firstLine="720"/>
        <w:rPr>
          <w:rFonts w:ascii="Times New Roman" w:hAnsi="Times New Roman" w:cs="Times New Roman"/>
          <w:noProof/>
          <w:lang w:val="en-US"/>
        </w:rPr>
      </w:pPr>
    </w:p>
    <w:p w:rsidR="00A11BB9" w:rsidRPr="00D3493F" w:rsidRDefault="00A11BB9">
      <w:pPr>
        <w:tabs>
          <w:tab w:val="center" w:pos="4800"/>
          <w:tab w:val="right" w:pos="9500"/>
        </w:tabs>
        <w:ind w:firstLine="720"/>
        <w:rPr>
          <w:rFonts w:ascii="Times New Roman" w:hAnsi="Times New Roman" w:cs="Times New Roman"/>
          <w:noProof/>
          <w:lang w:val="en-US"/>
        </w:rPr>
      </w:pPr>
    </w:p>
    <w:p w:rsidR="00A11BB9" w:rsidRDefault="00A11BB9">
      <w:pPr>
        <w:tabs>
          <w:tab w:val="center" w:pos="4800"/>
          <w:tab w:val="right" w:pos="9500"/>
        </w:tabs>
        <w:ind w:firstLine="720"/>
        <w:rPr>
          <w:rFonts w:ascii="Times New Roman" w:hAnsi="Times New Roman" w:cs="Times New Roman"/>
          <w:noProof/>
        </w:rPr>
      </w:pPr>
      <w:r>
        <w:rPr>
          <w:noProof/>
        </w:rPr>
        <w:t xml:space="preserve">[Garc_a Hern dez et~al.(2009)Garc_a Hern dez, Horton, Tobin, and Boillat]  Garca Hernández, J., Horton, P., Tobin, C., and Boillat, J.: MINERVE 2010: Prévision hydrométéorologique et gestion des crues sur le Rhône alpin., Wasser Energie Luft â€“ Eau Energie Air, 4, 297–302,  URL   </w:t>
      </w:r>
      <w:r>
        <w:rPr>
          <w:noProof/>
        </w:rPr>
        <w:lastRenderedPageBreak/>
        <w:t>http://infoscience.epfl.ch/record/143020/files/Wasser_Energie_Luft_MINERVE_JG-PH-CT-JLB.pdf , 2009.</w:t>
      </w:r>
    </w:p>
    <w:p w:rsidR="00A11BB9" w:rsidRDefault="00A11BB9">
      <w:pPr>
        <w:tabs>
          <w:tab w:val="center" w:pos="4800"/>
          <w:tab w:val="right" w:pos="9500"/>
        </w:tabs>
        <w:ind w:firstLine="720"/>
        <w:rPr>
          <w:rFonts w:ascii="Times New Roman" w:hAnsi="Times New Roman" w:cs="Times New Roman"/>
          <w:noProof/>
        </w:rPr>
      </w:pPr>
    </w:p>
    <w:p w:rsidR="00A11BB9" w:rsidRDefault="00A11BB9">
      <w:pPr>
        <w:tabs>
          <w:tab w:val="center" w:pos="4800"/>
          <w:tab w:val="right" w:pos="9500"/>
        </w:tabs>
        <w:ind w:firstLine="720"/>
        <w:rPr>
          <w:rFonts w:ascii="Times New Roman" w:hAnsi="Times New Roman" w:cs="Times New Roman"/>
          <w:noProof/>
        </w:rPr>
      </w:pPr>
    </w:p>
    <w:p w:rsidR="00A11BB9" w:rsidRPr="00D3493F" w:rsidRDefault="00A11BB9">
      <w:pPr>
        <w:tabs>
          <w:tab w:val="center" w:pos="4800"/>
          <w:tab w:val="right" w:pos="9500"/>
        </w:tabs>
        <w:ind w:firstLine="720"/>
        <w:rPr>
          <w:rFonts w:ascii="Times New Roman" w:hAnsi="Times New Roman" w:cs="Times New Roman"/>
          <w:noProof/>
          <w:lang w:val="en-US"/>
        </w:rPr>
      </w:pPr>
      <w:r w:rsidRPr="00D3493F">
        <w:rPr>
          <w:noProof/>
          <w:lang w:val="en-US"/>
        </w:rPr>
        <w:t>[Gibergans-B uena and Llasat(2007)]  Gibergans-Báguena, J. and Llasat, M.: Improvement of the analog forecasting method by using local thermodynamic data. Application to autumn precipitation in Catalonia, Atmospheric Research, 86, 173–193,  doi:10.1016/j.atmosres.2007.04.002 ,  URL   http://linkinghub.elsevier.com/retrieve/pii/S0169809507000695 , 2007.</w:t>
      </w:r>
    </w:p>
    <w:p w:rsidR="00A11BB9" w:rsidRPr="00D3493F" w:rsidRDefault="00A11BB9">
      <w:pPr>
        <w:tabs>
          <w:tab w:val="center" w:pos="4800"/>
          <w:tab w:val="right" w:pos="9500"/>
        </w:tabs>
        <w:ind w:firstLine="720"/>
        <w:rPr>
          <w:rFonts w:ascii="Times New Roman" w:hAnsi="Times New Roman" w:cs="Times New Roman"/>
          <w:noProof/>
          <w:lang w:val="en-US"/>
        </w:rPr>
      </w:pPr>
    </w:p>
    <w:p w:rsidR="00A11BB9" w:rsidRPr="00D3493F" w:rsidRDefault="00A11BB9">
      <w:pPr>
        <w:tabs>
          <w:tab w:val="center" w:pos="4800"/>
          <w:tab w:val="right" w:pos="9500"/>
        </w:tabs>
        <w:ind w:firstLine="720"/>
        <w:rPr>
          <w:rFonts w:ascii="Times New Roman" w:hAnsi="Times New Roman" w:cs="Times New Roman"/>
          <w:noProof/>
          <w:lang w:val="en-US"/>
        </w:rPr>
      </w:pPr>
    </w:p>
    <w:p w:rsidR="00A11BB9" w:rsidRPr="00D3493F" w:rsidRDefault="00A11BB9">
      <w:pPr>
        <w:tabs>
          <w:tab w:val="center" w:pos="4800"/>
          <w:tab w:val="right" w:pos="9500"/>
        </w:tabs>
        <w:ind w:firstLine="720"/>
        <w:rPr>
          <w:rFonts w:ascii="Times New Roman" w:hAnsi="Times New Roman" w:cs="Times New Roman"/>
          <w:noProof/>
          <w:lang w:val="en-US"/>
        </w:rPr>
      </w:pPr>
      <w:r w:rsidRPr="00D3493F">
        <w:rPr>
          <w:noProof/>
          <w:lang w:val="en-US"/>
        </w:rPr>
        <w:t>[Gilbert(1884)]  Gilbert, G. K.: Finley's tornado predictions, American Meteorological Journal, 1, 166–172, 1884.</w:t>
      </w:r>
    </w:p>
    <w:p w:rsidR="00A11BB9" w:rsidRPr="00D3493F" w:rsidRDefault="00A11BB9">
      <w:pPr>
        <w:tabs>
          <w:tab w:val="center" w:pos="4800"/>
          <w:tab w:val="right" w:pos="9500"/>
        </w:tabs>
        <w:ind w:firstLine="720"/>
        <w:rPr>
          <w:rFonts w:ascii="Times New Roman" w:hAnsi="Times New Roman" w:cs="Times New Roman"/>
          <w:noProof/>
          <w:lang w:val="en-US"/>
        </w:rPr>
      </w:pPr>
    </w:p>
    <w:p w:rsidR="00A11BB9" w:rsidRPr="00D3493F" w:rsidRDefault="00A11BB9">
      <w:pPr>
        <w:tabs>
          <w:tab w:val="center" w:pos="4800"/>
          <w:tab w:val="right" w:pos="9500"/>
        </w:tabs>
        <w:ind w:firstLine="720"/>
        <w:rPr>
          <w:rFonts w:ascii="Times New Roman" w:hAnsi="Times New Roman" w:cs="Times New Roman"/>
          <w:noProof/>
          <w:lang w:val="en-US"/>
        </w:rPr>
      </w:pPr>
    </w:p>
    <w:p w:rsidR="00A11BB9" w:rsidRPr="00D3493F" w:rsidRDefault="00A11BB9">
      <w:pPr>
        <w:tabs>
          <w:tab w:val="center" w:pos="4800"/>
          <w:tab w:val="right" w:pos="9500"/>
        </w:tabs>
        <w:ind w:firstLine="720"/>
        <w:rPr>
          <w:rFonts w:ascii="Times New Roman" w:hAnsi="Times New Roman" w:cs="Times New Roman"/>
          <w:noProof/>
          <w:lang w:val="en-US"/>
        </w:rPr>
      </w:pPr>
      <w:r w:rsidRPr="00D3493F">
        <w:rPr>
          <w:noProof/>
          <w:lang w:val="en-US"/>
        </w:rPr>
        <w:t>[Gordon(1987)]  Gordon, N. D.: Statistical very short-range forecasting via analogues., European Space Agency Special Publication, pp. 307–312, 1987.</w:t>
      </w:r>
    </w:p>
    <w:p w:rsidR="00A11BB9" w:rsidRPr="00D3493F" w:rsidRDefault="00A11BB9">
      <w:pPr>
        <w:tabs>
          <w:tab w:val="center" w:pos="4800"/>
          <w:tab w:val="right" w:pos="9500"/>
        </w:tabs>
        <w:ind w:firstLine="720"/>
        <w:rPr>
          <w:rFonts w:ascii="Times New Roman" w:hAnsi="Times New Roman" w:cs="Times New Roman"/>
          <w:noProof/>
          <w:lang w:val="en-US"/>
        </w:rPr>
      </w:pPr>
    </w:p>
    <w:p w:rsidR="00A11BB9" w:rsidRPr="00D3493F" w:rsidRDefault="00A11BB9">
      <w:pPr>
        <w:tabs>
          <w:tab w:val="center" w:pos="4800"/>
          <w:tab w:val="right" w:pos="9500"/>
        </w:tabs>
        <w:ind w:firstLine="720"/>
        <w:rPr>
          <w:rFonts w:ascii="Times New Roman" w:hAnsi="Times New Roman" w:cs="Times New Roman"/>
          <w:noProof/>
          <w:lang w:val="en-US"/>
        </w:rPr>
      </w:pPr>
    </w:p>
    <w:p w:rsidR="00A11BB9" w:rsidRPr="00D3493F" w:rsidRDefault="00A11BB9">
      <w:pPr>
        <w:tabs>
          <w:tab w:val="center" w:pos="4800"/>
          <w:tab w:val="right" w:pos="9500"/>
        </w:tabs>
        <w:ind w:firstLine="720"/>
        <w:rPr>
          <w:rFonts w:ascii="Times New Roman" w:hAnsi="Times New Roman" w:cs="Times New Roman"/>
          <w:noProof/>
          <w:lang w:val="en-US"/>
        </w:rPr>
      </w:pPr>
      <w:r w:rsidRPr="00D3493F">
        <w:rPr>
          <w:noProof/>
          <w:lang w:val="en-US"/>
        </w:rPr>
        <w:t>[Guennebaud et~al.(2010)Guennebaud, Jacob, and Others]  Guennebaud, G., Jacob, B., and Others: Eigen v3, http://eigen.tuxfamily.org, 2010.</w:t>
      </w:r>
    </w:p>
    <w:p w:rsidR="00A11BB9" w:rsidRPr="00D3493F" w:rsidRDefault="00A11BB9">
      <w:pPr>
        <w:tabs>
          <w:tab w:val="center" w:pos="4800"/>
          <w:tab w:val="right" w:pos="9500"/>
        </w:tabs>
        <w:ind w:firstLine="720"/>
        <w:rPr>
          <w:rFonts w:ascii="Times New Roman" w:hAnsi="Times New Roman" w:cs="Times New Roman"/>
          <w:noProof/>
          <w:lang w:val="en-US"/>
        </w:rPr>
      </w:pPr>
    </w:p>
    <w:p w:rsidR="00A11BB9" w:rsidRPr="00D3493F" w:rsidRDefault="00A11BB9">
      <w:pPr>
        <w:tabs>
          <w:tab w:val="center" w:pos="4800"/>
          <w:tab w:val="right" w:pos="9500"/>
        </w:tabs>
        <w:ind w:firstLine="720"/>
        <w:rPr>
          <w:rFonts w:ascii="Times New Roman" w:hAnsi="Times New Roman" w:cs="Times New Roman"/>
          <w:noProof/>
          <w:lang w:val="en-US"/>
        </w:rPr>
      </w:pPr>
    </w:p>
    <w:p w:rsidR="00A11BB9" w:rsidRDefault="00A11BB9">
      <w:pPr>
        <w:tabs>
          <w:tab w:val="center" w:pos="4800"/>
          <w:tab w:val="right" w:pos="9500"/>
        </w:tabs>
        <w:ind w:firstLine="720"/>
        <w:rPr>
          <w:rFonts w:ascii="Times New Roman" w:hAnsi="Times New Roman" w:cs="Times New Roman"/>
          <w:noProof/>
        </w:rPr>
      </w:pPr>
      <w:r>
        <w:rPr>
          <w:noProof/>
        </w:rPr>
        <w:t>[Guilbaud and Obled(1998)]  Guilbaud, S. and Obled, C.: Prévision quantitative des précipitations journalières par une technique de recherche de journées antérieures analogues: optimisation du critère d'analogie, Comptes Rendus de l'Académie des Sciences, Series II, A-Earth and Planetary Science, 327, 181–188,  URL   http://www.sciencedirect.com/science/article/pii/S1251805098800062 , 1998.</w:t>
      </w:r>
    </w:p>
    <w:p w:rsidR="00A11BB9" w:rsidRDefault="00A11BB9">
      <w:pPr>
        <w:tabs>
          <w:tab w:val="center" w:pos="4800"/>
          <w:tab w:val="right" w:pos="9500"/>
        </w:tabs>
        <w:ind w:firstLine="720"/>
        <w:rPr>
          <w:rFonts w:ascii="Times New Roman" w:hAnsi="Times New Roman" w:cs="Times New Roman"/>
          <w:noProof/>
        </w:rPr>
      </w:pPr>
    </w:p>
    <w:p w:rsidR="00A11BB9" w:rsidRDefault="00A11BB9">
      <w:pPr>
        <w:tabs>
          <w:tab w:val="center" w:pos="4800"/>
          <w:tab w:val="right" w:pos="9500"/>
        </w:tabs>
        <w:ind w:firstLine="720"/>
        <w:rPr>
          <w:rFonts w:ascii="Times New Roman" w:hAnsi="Times New Roman" w:cs="Times New Roman"/>
          <w:noProof/>
        </w:rPr>
      </w:pPr>
    </w:p>
    <w:p w:rsidR="00A11BB9" w:rsidRDefault="00A11BB9">
      <w:pPr>
        <w:tabs>
          <w:tab w:val="center" w:pos="4800"/>
          <w:tab w:val="right" w:pos="9500"/>
        </w:tabs>
        <w:ind w:firstLine="720"/>
        <w:rPr>
          <w:rFonts w:ascii="Times New Roman" w:hAnsi="Times New Roman" w:cs="Times New Roman"/>
          <w:noProof/>
        </w:rPr>
      </w:pPr>
      <w:r>
        <w:rPr>
          <w:noProof/>
        </w:rPr>
        <w:t>[Guilbaud(1997)]  Guilbaud, S.: Prévision quantitative des précipitations journalières par une méthode statistico-dynamique des recherche d'analogues - Application à des bassins du pourtour méditerranéen, Ph.D. thesis, Institut National Polytechnique de Grenoble, 1997.</w:t>
      </w:r>
    </w:p>
    <w:p w:rsidR="00A11BB9" w:rsidRDefault="00A11BB9">
      <w:pPr>
        <w:tabs>
          <w:tab w:val="center" w:pos="4800"/>
          <w:tab w:val="right" w:pos="9500"/>
        </w:tabs>
        <w:ind w:firstLine="720"/>
        <w:rPr>
          <w:rFonts w:ascii="Times New Roman" w:hAnsi="Times New Roman" w:cs="Times New Roman"/>
          <w:noProof/>
        </w:rPr>
      </w:pPr>
    </w:p>
    <w:p w:rsidR="00A11BB9" w:rsidRDefault="00A11BB9">
      <w:pPr>
        <w:tabs>
          <w:tab w:val="center" w:pos="4800"/>
          <w:tab w:val="right" w:pos="9500"/>
        </w:tabs>
        <w:ind w:firstLine="720"/>
        <w:rPr>
          <w:rFonts w:ascii="Times New Roman" w:hAnsi="Times New Roman" w:cs="Times New Roman"/>
          <w:noProof/>
        </w:rPr>
      </w:pPr>
    </w:p>
    <w:p w:rsidR="00A11BB9" w:rsidRPr="00D3493F" w:rsidRDefault="00A11BB9">
      <w:pPr>
        <w:tabs>
          <w:tab w:val="center" w:pos="4800"/>
          <w:tab w:val="right" w:pos="9500"/>
        </w:tabs>
        <w:ind w:firstLine="720"/>
        <w:rPr>
          <w:rFonts w:ascii="Times New Roman" w:hAnsi="Times New Roman" w:cs="Times New Roman"/>
          <w:noProof/>
          <w:lang w:val="en-US"/>
        </w:rPr>
      </w:pPr>
      <w:r w:rsidRPr="00D3493F">
        <w:rPr>
          <w:noProof/>
          <w:lang w:val="en-US"/>
        </w:rPr>
        <w:t>[Hamill and Whitaker(2006)]  Hamill, T. and Whitaker, J.: Probabilistic quantitative precipitation forecasts based on reforecast analogs: Theory and application, Monthly Weather Review, 134, 3209–3229, 2006.</w:t>
      </w:r>
    </w:p>
    <w:p w:rsidR="00A11BB9" w:rsidRPr="00D3493F" w:rsidRDefault="00A11BB9">
      <w:pPr>
        <w:tabs>
          <w:tab w:val="center" w:pos="4800"/>
          <w:tab w:val="right" w:pos="9500"/>
        </w:tabs>
        <w:ind w:firstLine="720"/>
        <w:rPr>
          <w:rFonts w:ascii="Times New Roman" w:hAnsi="Times New Roman" w:cs="Times New Roman"/>
          <w:noProof/>
          <w:lang w:val="en-US"/>
        </w:rPr>
      </w:pPr>
    </w:p>
    <w:p w:rsidR="00A11BB9" w:rsidRPr="00D3493F" w:rsidRDefault="00A11BB9">
      <w:pPr>
        <w:tabs>
          <w:tab w:val="center" w:pos="4800"/>
          <w:tab w:val="right" w:pos="9500"/>
        </w:tabs>
        <w:ind w:firstLine="720"/>
        <w:rPr>
          <w:rFonts w:ascii="Times New Roman" w:hAnsi="Times New Roman" w:cs="Times New Roman"/>
          <w:noProof/>
          <w:lang w:val="en-US"/>
        </w:rPr>
      </w:pPr>
    </w:p>
    <w:p w:rsidR="00A11BB9" w:rsidRPr="00D3493F" w:rsidRDefault="00A11BB9">
      <w:pPr>
        <w:tabs>
          <w:tab w:val="center" w:pos="4800"/>
          <w:tab w:val="right" w:pos="9500"/>
        </w:tabs>
        <w:ind w:firstLine="720"/>
        <w:rPr>
          <w:rFonts w:ascii="Times New Roman" w:hAnsi="Times New Roman" w:cs="Times New Roman"/>
          <w:noProof/>
          <w:lang w:val="en-US"/>
        </w:rPr>
      </w:pPr>
      <w:r w:rsidRPr="00D3493F">
        <w:rPr>
          <w:noProof/>
          <w:lang w:val="en-US"/>
        </w:rPr>
        <w:t>[Heidke(1926)]  Heidke, P.: Berechnung des Erfolges und der Güte der Windstärkevorhersagen im Sturmwarnungsdienst, Geografiska Annaler, 8, 301–349,  URL   http://www.jstor.org/stable/519729 , 1926.</w:t>
      </w:r>
    </w:p>
    <w:p w:rsidR="00A11BB9" w:rsidRPr="00D3493F" w:rsidRDefault="00A11BB9">
      <w:pPr>
        <w:tabs>
          <w:tab w:val="center" w:pos="4800"/>
          <w:tab w:val="right" w:pos="9500"/>
        </w:tabs>
        <w:ind w:firstLine="720"/>
        <w:rPr>
          <w:rFonts w:ascii="Times New Roman" w:hAnsi="Times New Roman" w:cs="Times New Roman"/>
          <w:noProof/>
          <w:lang w:val="en-US"/>
        </w:rPr>
      </w:pPr>
    </w:p>
    <w:p w:rsidR="00A11BB9" w:rsidRPr="00D3493F" w:rsidRDefault="00A11BB9">
      <w:pPr>
        <w:tabs>
          <w:tab w:val="center" w:pos="4800"/>
          <w:tab w:val="right" w:pos="9500"/>
        </w:tabs>
        <w:ind w:firstLine="720"/>
        <w:rPr>
          <w:rFonts w:ascii="Times New Roman" w:hAnsi="Times New Roman" w:cs="Times New Roman"/>
          <w:noProof/>
          <w:lang w:val="en-US"/>
        </w:rPr>
      </w:pPr>
    </w:p>
    <w:p w:rsidR="00A11BB9" w:rsidRPr="00D3493F" w:rsidRDefault="00A11BB9">
      <w:pPr>
        <w:tabs>
          <w:tab w:val="center" w:pos="4800"/>
          <w:tab w:val="right" w:pos="9500"/>
        </w:tabs>
        <w:ind w:firstLine="720"/>
        <w:rPr>
          <w:rFonts w:ascii="Times New Roman" w:hAnsi="Times New Roman" w:cs="Times New Roman"/>
          <w:noProof/>
          <w:lang w:val="en-US"/>
        </w:rPr>
      </w:pPr>
      <w:r w:rsidRPr="00D3493F">
        <w:rPr>
          <w:noProof/>
          <w:lang w:val="en-US"/>
        </w:rPr>
        <w:lastRenderedPageBreak/>
        <w:t>[Hersbach(2000)]  Hersbach, H.: Decomposition of the continuous ranked probability score for ensemble prediction systems, Weather and Forecasting, 15, 559–570,  URL   http://journals.ametsoc.org/doi/abs/10.1175/1520-0434(2000)015%3C0559:DOTCRP%3E2.0.CO;2 , 2000.</w:t>
      </w:r>
    </w:p>
    <w:p w:rsidR="00A11BB9" w:rsidRPr="00D3493F" w:rsidRDefault="00A11BB9">
      <w:pPr>
        <w:tabs>
          <w:tab w:val="center" w:pos="4800"/>
          <w:tab w:val="right" w:pos="9500"/>
        </w:tabs>
        <w:ind w:firstLine="720"/>
        <w:rPr>
          <w:rFonts w:ascii="Times New Roman" w:hAnsi="Times New Roman" w:cs="Times New Roman"/>
          <w:noProof/>
          <w:lang w:val="en-US"/>
        </w:rPr>
      </w:pPr>
    </w:p>
    <w:p w:rsidR="00A11BB9" w:rsidRPr="00D3493F" w:rsidRDefault="00A11BB9">
      <w:pPr>
        <w:tabs>
          <w:tab w:val="center" w:pos="4800"/>
          <w:tab w:val="right" w:pos="9500"/>
        </w:tabs>
        <w:ind w:firstLine="720"/>
        <w:rPr>
          <w:rFonts w:ascii="Times New Roman" w:hAnsi="Times New Roman" w:cs="Times New Roman"/>
          <w:noProof/>
          <w:lang w:val="en-US"/>
        </w:rPr>
      </w:pPr>
    </w:p>
    <w:p w:rsidR="00A11BB9" w:rsidRPr="00D3493F" w:rsidRDefault="00A11BB9">
      <w:pPr>
        <w:tabs>
          <w:tab w:val="center" w:pos="4800"/>
          <w:tab w:val="right" w:pos="9500"/>
        </w:tabs>
        <w:ind w:firstLine="720"/>
        <w:rPr>
          <w:rFonts w:ascii="Times New Roman" w:hAnsi="Times New Roman" w:cs="Times New Roman"/>
          <w:noProof/>
          <w:lang w:val="en-US"/>
        </w:rPr>
      </w:pPr>
      <w:r w:rsidRPr="00D3493F">
        <w:rPr>
          <w:noProof/>
          <w:lang w:val="en-US"/>
        </w:rPr>
        <w:t>[Hewitson and Crane(1996)]  Hewitson, B. and Crane, R.: Climate downscaling: techniques and application, Climate Research, 7, 85–95,  URL   http://scholar.google.com/scholar?hl=en&amp;btnG=Search&amp;q=intitle:Climate+downscaling+:+techniques+and+application#0 , 1996.</w:t>
      </w:r>
    </w:p>
    <w:p w:rsidR="00A11BB9" w:rsidRPr="00D3493F" w:rsidRDefault="00A11BB9">
      <w:pPr>
        <w:tabs>
          <w:tab w:val="center" w:pos="4800"/>
          <w:tab w:val="right" w:pos="9500"/>
        </w:tabs>
        <w:ind w:firstLine="720"/>
        <w:rPr>
          <w:rFonts w:ascii="Times New Roman" w:hAnsi="Times New Roman" w:cs="Times New Roman"/>
          <w:noProof/>
          <w:lang w:val="en-US"/>
        </w:rPr>
      </w:pPr>
    </w:p>
    <w:p w:rsidR="00A11BB9" w:rsidRPr="00D3493F" w:rsidRDefault="00A11BB9">
      <w:pPr>
        <w:tabs>
          <w:tab w:val="center" w:pos="4800"/>
          <w:tab w:val="right" w:pos="9500"/>
        </w:tabs>
        <w:ind w:firstLine="720"/>
        <w:rPr>
          <w:rFonts w:ascii="Times New Roman" w:hAnsi="Times New Roman" w:cs="Times New Roman"/>
          <w:noProof/>
          <w:lang w:val="en-US"/>
        </w:rPr>
      </w:pPr>
    </w:p>
    <w:p w:rsidR="00A11BB9" w:rsidRPr="00D3493F" w:rsidRDefault="00A11BB9">
      <w:pPr>
        <w:tabs>
          <w:tab w:val="center" w:pos="4800"/>
          <w:tab w:val="right" w:pos="9500"/>
        </w:tabs>
        <w:ind w:firstLine="720"/>
        <w:rPr>
          <w:rFonts w:ascii="Times New Roman" w:hAnsi="Times New Roman" w:cs="Times New Roman"/>
          <w:noProof/>
          <w:lang w:val="en-US"/>
        </w:rPr>
      </w:pPr>
      <w:r w:rsidRPr="00D3493F">
        <w:rPr>
          <w:noProof/>
          <w:lang w:val="en-US"/>
        </w:rPr>
        <w:t>[Hoare(1962)]  Hoare, C. A. R.: Quicksort, The Computer Journal, 5, 10–16, 1962.</w:t>
      </w:r>
    </w:p>
    <w:p w:rsidR="00A11BB9" w:rsidRPr="00D3493F" w:rsidRDefault="00A11BB9">
      <w:pPr>
        <w:tabs>
          <w:tab w:val="center" w:pos="4800"/>
          <w:tab w:val="right" w:pos="9500"/>
        </w:tabs>
        <w:ind w:firstLine="720"/>
        <w:rPr>
          <w:rFonts w:ascii="Times New Roman" w:hAnsi="Times New Roman" w:cs="Times New Roman"/>
          <w:noProof/>
          <w:lang w:val="en-US"/>
        </w:rPr>
      </w:pPr>
    </w:p>
    <w:p w:rsidR="00A11BB9" w:rsidRPr="00D3493F" w:rsidRDefault="00A11BB9">
      <w:pPr>
        <w:tabs>
          <w:tab w:val="center" w:pos="4800"/>
          <w:tab w:val="right" w:pos="9500"/>
        </w:tabs>
        <w:ind w:firstLine="720"/>
        <w:rPr>
          <w:rFonts w:ascii="Times New Roman" w:hAnsi="Times New Roman" w:cs="Times New Roman"/>
          <w:noProof/>
          <w:lang w:val="en-US"/>
        </w:rPr>
      </w:pPr>
    </w:p>
    <w:p w:rsidR="00A11BB9" w:rsidRPr="00D3493F" w:rsidRDefault="00A11BB9">
      <w:pPr>
        <w:tabs>
          <w:tab w:val="center" w:pos="4800"/>
          <w:tab w:val="right" w:pos="9500"/>
        </w:tabs>
        <w:ind w:firstLine="720"/>
        <w:rPr>
          <w:rFonts w:ascii="Times New Roman" w:hAnsi="Times New Roman" w:cs="Times New Roman"/>
          <w:noProof/>
          <w:lang w:val="en-US"/>
        </w:rPr>
      </w:pPr>
      <w:r w:rsidRPr="00D3493F">
        <w:rPr>
          <w:noProof/>
          <w:lang w:val="en-US"/>
        </w:rPr>
        <w:t>[Horton et~al.(2012)Horton, Jaboyedoff, Metzger, Obled, and Marty]  Horton, P., Jaboyedoff, M., Metzger, R., Obled, C., and Marty, R.: Spatial relationship between the atmospheric circulation and the precipitation measured in the western Swiss Alps by means of the analogue method, Natural Hazards and Earth System Sciences, 12, 777–784,  doi:10.5194/nhess-12-777-2012 , 2012.</w:t>
      </w:r>
    </w:p>
    <w:p w:rsidR="00A11BB9" w:rsidRPr="00D3493F" w:rsidRDefault="00A11BB9">
      <w:pPr>
        <w:tabs>
          <w:tab w:val="center" w:pos="4800"/>
          <w:tab w:val="right" w:pos="9500"/>
        </w:tabs>
        <w:ind w:firstLine="720"/>
        <w:rPr>
          <w:rFonts w:ascii="Times New Roman" w:hAnsi="Times New Roman" w:cs="Times New Roman"/>
          <w:noProof/>
          <w:lang w:val="en-US"/>
        </w:rPr>
      </w:pPr>
    </w:p>
    <w:p w:rsidR="00A11BB9" w:rsidRPr="00D3493F" w:rsidRDefault="00A11BB9">
      <w:pPr>
        <w:tabs>
          <w:tab w:val="center" w:pos="4800"/>
          <w:tab w:val="right" w:pos="9500"/>
        </w:tabs>
        <w:ind w:firstLine="720"/>
        <w:rPr>
          <w:rFonts w:ascii="Times New Roman" w:hAnsi="Times New Roman" w:cs="Times New Roman"/>
          <w:noProof/>
          <w:lang w:val="en-US"/>
        </w:rPr>
      </w:pPr>
    </w:p>
    <w:p w:rsidR="00A11BB9" w:rsidRPr="00D3493F" w:rsidRDefault="00A11BB9">
      <w:pPr>
        <w:tabs>
          <w:tab w:val="center" w:pos="4800"/>
          <w:tab w:val="right" w:pos="9500"/>
        </w:tabs>
        <w:ind w:firstLine="720"/>
        <w:rPr>
          <w:rFonts w:ascii="Times New Roman" w:hAnsi="Times New Roman" w:cs="Times New Roman"/>
          <w:noProof/>
          <w:lang w:val="en-US"/>
        </w:rPr>
      </w:pPr>
      <w:r w:rsidRPr="00D3493F">
        <w:rPr>
          <w:noProof/>
          <w:lang w:val="en-US"/>
        </w:rPr>
        <w:t>[Horton et~al.(2016)Horton, Jaboyedoff, and Obled]  Horton, P., Jaboyedoff, M., and Obled, C.: Using Genetic Algorithms to Optimize the Analogue Method for Precipitation forecasting in the Swiss Alps, Journal of Hydrology, submitted, 2016.</w:t>
      </w:r>
    </w:p>
    <w:p w:rsidR="00A11BB9" w:rsidRPr="00D3493F" w:rsidRDefault="00A11BB9">
      <w:pPr>
        <w:tabs>
          <w:tab w:val="center" w:pos="4800"/>
          <w:tab w:val="right" w:pos="9500"/>
        </w:tabs>
        <w:ind w:firstLine="720"/>
        <w:rPr>
          <w:rFonts w:ascii="Times New Roman" w:hAnsi="Times New Roman" w:cs="Times New Roman"/>
          <w:noProof/>
          <w:lang w:val="en-US"/>
        </w:rPr>
      </w:pPr>
    </w:p>
    <w:p w:rsidR="00A11BB9" w:rsidRPr="00D3493F" w:rsidRDefault="00A11BB9">
      <w:pPr>
        <w:tabs>
          <w:tab w:val="center" w:pos="4800"/>
          <w:tab w:val="right" w:pos="9500"/>
        </w:tabs>
        <w:ind w:firstLine="720"/>
        <w:rPr>
          <w:rFonts w:ascii="Times New Roman" w:hAnsi="Times New Roman" w:cs="Times New Roman"/>
          <w:noProof/>
          <w:lang w:val="en-US"/>
        </w:rPr>
      </w:pPr>
    </w:p>
    <w:p w:rsidR="00A11BB9" w:rsidRPr="00D3493F" w:rsidRDefault="00A11BB9">
      <w:pPr>
        <w:tabs>
          <w:tab w:val="center" w:pos="4800"/>
          <w:tab w:val="right" w:pos="9500"/>
        </w:tabs>
        <w:ind w:firstLine="720"/>
        <w:rPr>
          <w:rFonts w:ascii="Times New Roman" w:hAnsi="Times New Roman" w:cs="Times New Roman"/>
          <w:noProof/>
          <w:lang w:val="en-US"/>
        </w:rPr>
      </w:pPr>
      <w:r w:rsidRPr="00D3493F">
        <w:rPr>
          <w:noProof/>
          <w:lang w:val="en-US"/>
        </w:rPr>
        <w:t>[Kanamitsu et~al.(2002)Kanamitsu, Ebisuzaki, Woollen, Yang, Hnilo, Fiorino, and Potter]  Kanamitsu, M., Ebisuzaki, W., Woollen, J., Yang, S.-K., Hnilo, J. J., Fiorino, M., and Potter, G. L.: NCEPâ€“DOE AMIP-II Reanalysis (R-2), Bulletin of the American Meteorological Society, 83, 1631–1643,  doi:10.1175/BAMS-83-11-1631 ,  URL   http://journals.ametsoc.org/doi/abs/10.1175/BAMS-83-11-1631 , 2002.</w:t>
      </w:r>
    </w:p>
    <w:p w:rsidR="00A11BB9" w:rsidRPr="00D3493F" w:rsidRDefault="00A11BB9">
      <w:pPr>
        <w:tabs>
          <w:tab w:val="center" w:pos="4800"/>
          <w:tab w:val="right" w:pos="9500"/>
        </w:tabs>
        <w:ind w:firstLine="720"/>
        <w:rPr>
          <w:rFonts w:ascii="Times New Roman" w:hAnsi="Times New Roman" w:cs="Times New Roman"/>
          <w:noProof/>
          <w:lang w:val="en-US"/>
        </w:rPr>
      </w:pPr>
    </w:p>
    <w:p w:rsidR="00A11BB9" w:rsidRPr="00D3493F" w:rsidRDefault="00A11BB9">
      <w:pPr>
        <w:tabs>
          <w:tab w:val="center" w:pos="4800"/>
          <w:tab w:val="right" w:pos="9500"/>
        </w:tabs>
        <w:ind w:firstLine="720"/>
        <w:rPr>
          <w:rFonts w:ascii="Times New Roman" w:hAnsi="Times New Roman" w:cs="Times New Roman"/>
          <w:noProof/>
          <w:lang w:val="en-US"/>
        </w:rPr>
      </w:pPr>
    </w:p>
    <w:p w:rsidR="00A11BB9" w:rsidRPr="00D3493F" w:rsidRDefault="00A11BB9">
      <w:pPr>
        <w:tabs>
          <w:tab w:val="center" w:pos="4800"/>
          <w:tab w:val="right" w:pos="9500"/>
        </w:tabs>
        <w:ind w:firstLine="720"/>
        <w:rPr>
          <w:rFonts w:ascii="Times New Roman" w:hAnsi="Times New Roman" w:cs="Times New Roman"/>
          <w:noProof/>
          <w:lang w:val="en-US"/>
        </w:rPr>
      </w:pPr>
      <w:r w:rsidRPr="00D3493F">
        <w:rPr>
          <w:noProof/>
          <w:lang w:val="en-US"/>
        </w:rPr>
        <w:t>[Keenan and Woodcock(1981)]  Keenan, T. D. and Woodcock, F.: Objective Tropical Cyclone Movement Forecasts Using Synoptic and Track Analogue Information, Tech. rep., Bureau of Meteorology, 1981.</w:t>
      </w:r>
    </w:p>
    <w:p w:rsidR="00A11BB9" w:rsidRPr="00D3493F" w:rsidRDefault="00A11BB9">
      <w:pPr>
        <w:tabs>
          <w:tab w:val="center" w:pos="4800"/>
          <w:tab w:val="right" w:pos="9500"/>
        </w:tabs>
        <w:ind w:firstLine="720"/>
        <w:rPr>
          <w:rFonts w:ascii="Times New Roman" w:hAnsi="Times New Roman" w:cs="Times New Roman"/>
          <w:noProof/>
          <w:lang w:val="en-US"/>
        </w:rPr>
      </w:pPr>
    </w:p>
    <w:p w:rsidR="00A11BB9" w:rsidRPr="00D3493F" w:rsidRDefault="00A11BB9">
      <w:pPr>
        <w:tabs>
          <w:tab w:val="center" w:pos="4800"/>
          <w:tab w:val="right" w:pos="9500"/>
        </w:tabs>
        <w:ind w:firstLine="720"/>
        <w:rPr>
          <w:rFonts w:ascii="Times New Roman" w:hAnsi="Times New Roman" w:cs="Times New Roman"/>
          <w:noProof/>
          <w:lang w:val="en-US"/>
        </w:rPr>
      </w:pPr>
    </w:p>
    <w:p w:rsidR="00A11BB9" w:rsidRPr="00D3493F" w:rsidRDefault="00A11BB9">
      <w:pPr>
        <w:tabs>
          <w:tab w:val="center" w:pos="4800"/>
          <w:tab w:val="right" w:pos="9500"/>
        </w:tabs>
        <w:ind w:firstLine="720"/>
        <w:rPr>
          <w:rFonts w:ascii="Times New Roman" w:hAnsi="Times New Roman" w:cs="Times New Roman"/>
          <w:noProof/>
          <w:lang w:val="en-US"/>
        </w:rPr>
      </w:pPr>
      <w:r w:rsidRPr="00D3493F">
        <w:rPr>
          <w:noProof/>
          <w:lang w:val="en-US"/>
        </w:rPr>
        <w:t>[Klein et~al.(1959)Klein, Lewis, and Enger]  Klein, W., Lewis, B., and Enger, I.: Objective prediction of five-day mean temperatures during winter, Journal of Meteorology, 16, 672–682,  URL   http://journals.ametsoc.org/doi/abs/10.1175/1520-0469(1959)016%3C0672:OPOFDM%3E2.0.CO;2 , 1959.</w:t>
      </w:r>
    </w:p>
    <w:p w:rsidR="00A11BB9" w:rsidRPr="00D3493F" w:rsidRDefault="00A11BB9">
      <w:pPr>
        <w:tabs>
          <w:tab w:val="center" w:pos="4800"/>
          <w:tab w:val="right" w:pos="9500"/>
        </w:tabs>
        <w:ind w:firstLine="720"/>
        <w:rPr>
          <w:rFonts w:ascii="Times New Roman" w:hAnsi="Times New Roman" w:cs="Times New Roman"/>
          <w:noProof/>
          <w:lang w:val="en-US"/>
        </w:rPr>
      </w:pPr>
    </w:p>
    <w:p w:rsidR="00A11BB9" w:rsidRPr="00D3493F" w:rsidRDefault="00A11BB9">
      <w:pPr>
        <w:tabs>
          <w:tab w:val="center" w:pos="4800"/>
          <w:tab w:val="right" w:pos="9500"/>
        </w:tabs>
        <w:ind w:firstLine="720"/>
        <w:rPr>
          <w:rFonts w:ascii="Times New Roman" w:hAnsi="Times New Roman" w:cs="Times New Roman"/>
          <w:noProof/>
          <w:lang w:val="en-US"/>
        </w:rPr>
      </w:pPr>
    </w:p>
    <w:p w:rsidR="00A11BB9" w:rsidRPr="00D3493F" w:rsidRDefault="00A11BB9">
      <w:pPr>
        <w:tabs>
          <w:tab w:val="center" w:pos="4800"/>
          <w:tab w:val="right" w:pos="9500"/>
        </w:tabs>
        <w:ind w:firstLine="720"/>
        <w:rPr>
          <w:rFonts w:ascii="Times New Roman" w:hAnsi="Times New Roman" w:cs="Times New Roman"/>
          <w:noProof/>
          <w:lang w:val="en-US"/>
        </w:rPr>
      </w:pPr>
      <w:r w:rsidRPr="00D3493F">
        <w:rPr>
          <w:noProof/>
          <w:lang w:val="en-US"/>
        </w:rPr>
        <w:t>[Kruizinga and Murphy(1983)]  Kruizinga, S. and Murphy, A.: Use of an analogue procedure to formulate objective probabilistic temperature forecasts in the Netherlands, Monthly Weather Review, 111, 2244–2254,  URL   http://journals.ametsoc.org/doi/abs/10.1175/1520-0493(1983)111%3C2244%3AUOAAPT%3E2.0.CO%3B2 , 1983.</w:t>
      </w:r>
    </w:p>
    <w:p w:rsidR="00A11BB9" w:rsidRPr="00D3493F" w:rsidRDefault="00A11BB9">
      <w:pPr>
        <w:tabs>
          <w:tab w:val="center" w:pos="4800"/>
          <w:tab w:val="right" w:pos="9500"/>
        </w:tabs>
        <w:ind w:firstLine="720"/>
        <w:rPr>
          <w:rFonts w:ascii="Times New Roman" w:hAnsi="Times New Roman" w:cs="Times New Roman"/>
          <w:noProof/>
          <w:lang w:val="en-US"/>
        </w:rPr>
      </w:pPr>
    </w:p>
    <w:p w:rsidR="00A11BB9" w:rsidRPr="00D3493F" w:rsidRDefault="00A11BB9">
      <w:pPr>
        <w:tabs>
          <w:tab w:val="center" w:pos="4800"/>
          <w:tab w:val="right" w:pos="9500"/>
        </w:tabs>
        <w:ind w:firstLine="720"/>
        <w:rPr>
          <w:rFonts w:ascii="Times New Roman" w:hAnsi="Times New Roman" w:cs="Times New Roman"/>
          <w:noProof/>
          <w:lang w:val="en-US"/>
        </w:rPr>
      </w:pPr>
    </w:p>
    <w:p w:rsidR="00A11BB9" w:rsidRPr="00D3493F" w:rsidRDefault="00A11BB9">
      <w:pPr>
        <w:tabs>
          <w:tab w:val="center" w:pos="4800"/>
          <w:tab w:val="right" w:pos="9500"/>
        </w:tabs>
        <w:ind w:firstLine="720"/>
        <w:rPr>
          <w:rFonts w:ascii="Times New Roman" w:hAnsi="Times New Roman" w:cs="Times New Roman"/>
          <w:noProof/>
          <w:lang w:val="en-US"/>
        </w:rPr>
      </w:pPr>
      <w:r w:rsidRPr="00D3493F">
        <w:rPr>
          <w:noProof/>
          <w:lang w:val="en-US"/>
        </w:rPr>
        <w:t>[Livezey and Barnston(1988)]  Livezey, R. E. and Barnston, A. G.: An operational multifield analog/antianalog prediction system for United States seasonal temperatures. 1. system design and winter experiments, Journal of Geophysical Research, 93, 10 953–10 974, 1988.</w:t>
      </w:r>
    </w:p>
    <w:p w:rsidR="00A11BB9" w:rsidRPr="00D3493F" w:rsidRDefault="00A11BB9">
      <w:pPr>
        <w:tabs>
          <w:tab w:val="center" w:pos="4800"/>
          <w:tab w:val="right" w:pos="9500"/>
        </w:tabs>
        <w:ind w:firstLine="720"/>
        <w:rPr>
          <w:rFonts w:ascii="Times New Roman" w:hAnsi="Times New Roman" w:cs="Times New Roman"/>
          <w:noProof/>
          <w:lang w:val="en-US"/>
        </w:rPr>
      </w:pPr>
    </w:p>
    <w:p w:rsidR="00A11BB9" w:rsidRPr="00D3493F" w:rsidRDefault="00A11BB9">
      <w:pPr>
        <w:tabs>
          <w:tab w:val="center" w:pos="4800"/>
          <w:tab w:val="right" w:pos="9500"/>
        </w:tabs>
        <w:ind w:firstLine="720"/>
        <w:rPr>
          <w:rFonts w:ascii="Times New Roman" w:hAnsi="Times New Roman" w:cs="Times New Roman"/>
          <w:noProof/>
          <w:lang w:val="en-US"/>
        </w:rPr>
      </w:pPr>
    </w:p>
    <w:p w:rsidR="00A11BB9" w:rsidRPr="00D3493F" w:rsidRDefault="00A11BB9">
      <w:pPr>
        <w:tabs>
          <w:tab w:val="center" w:pos="4800"/>
          <w:tab w:val="right" w:pos="9500"/>
        </w:tabs>
        <w:ind w:firstLine="720"/>
        <w:rPr>
          <w:rFonts w:ascii="Times New Roman" w:hAnsi="Times New Roman" w:cs="Times New Roman"/>
          <w:noProof/>
          <w:lang w:val="en-US"/>
        </w:rPr>
      </w:pPr>
      <w:r w:rsidRPr="00D3493F">
        <w:rPr>
          <w:noProof/>
          <w:lang w:val="en-US"/>
        </w:rPr>
        <w:t>[Lorenz(1956)]  Lorenz, E.: Empirical orthogonal functions and statistical weather prediction, Tech. rep., Massachusetts Institute of Technology, Department of Meteorology, Massachusetts Institute of Technology, Dept. of Meteorology,  URL   http://www.o3d.org/abracco/Atlantic/Lorenz1956.pdf , 1956.</w:t>
      </w:r>
    </w:p>
    <w:p w:rsidR="00A11BB9" w:rsidRPr="00D3493F" w:rsidRDefault="00A11BB9">
      <w:pPr>
        <w:tabs>
          <w:tab w:val="center" w:pos="4800"/>
          <w:tab w:val="right" w:pos="9500"/>
        </w:tabs>
        <w:ind w:firstLine="720"/>
        <w:rPr>
          <w:rFonts w:ascii="Times New Roman" w:hAnsi="Times New Roman" w:cs="Times New Roman"/>
          <w:noProof/>
          <w:lang w:val="en-US"/>
        </w:rPr>
      </w:pPr>
    </w:p>
    <w:p w:rsidR="00A11BB9" w:rsidRPr="00D3493F" w:rsidRDefault="00A11BB9">
      <w:pPr>
        <w:tabs>
          <w:tab w:val="center" w:pos="4800"/>
          <w:tab w:val="right" w:pos="9500"/>
        </w:tabs>
        <w:ind w:firstLine="720"/>
        <w:rPr>
          <w:rFonts w:ascii="Times New Roman" w:hAnsi="Times New Roman" w:cs="Times New Roman"/>
          <w:noProof/>
          <w:lang w:val="en-US"/>
        </w:rPr>
      </w:pPr>
    </w:p>
    <w:p w:rsidR="00A11BB9" w:rsidRPr="00D3493F" w:rsidRDefault="00A11BB9">
      <w:pPr>
        <w:tabs>
          <w:tab w:val="center" w:pos="4800"/>
          <w:tab w:val="right" w:pos="9500"/>
        </w:tabs>
        <w:ind w:firstLine="720"/>
        <w:rPr>
          <w:rFonts w:ascii="Times New Roman" w:hAnsi="Times New Roman" w:cs="Times New Roman"/>
          <w:noProof/>
          <w:lang w:val="en-US"/>
        </w:rPr>
      </w:pPr>
      <w:r w:rsidRPr="00D3493F">
        <w:rPr>
          <w:noProof/>
          <w:lang w:val="en-US"/>
        </w:rPr>
        <w:t>[Lorenz(1969)]  Lorenz, E.: Atmospheric predictability as revealed by naturally occurring analogues, Journal of the Atmospheric Sciences, 26, 636–646,  URL   http://journals.ametsoc.org/doi/abs/10.1175/1520-0469(1969)26%3C636:APARBN%3E2.0.CO;2 , 1969.</w:t>
      </w:r>
    </w:p>
    <w:p w:rsidR="00A11BB9" w:rsidRPr="00D3493F" w:rsidRDefault="00A11BB9">
      <w:pPr>
        <w:tabs>
          <w:tab w:val="center" w:pos="4800"/>
          <w:tab w:val="right" w:pos="9500"/>
        </w:tabs>
        <w:ind w:firstLine="720"/>
        <w:rPr>
          <w:rFonts w:ascii="Times New Roman" w:hAnsi="Times New Roman" w:cs="Times New Roman"/>
          <w:noProof/>
          <w:lang w:val="en-US"/>
        </w:rPr>
      </w:pPr>
    </w:p>
    <w:p w:rsidR="00A11BB9" w:rsidRPr="00D3493F" w:rsidRDefault="00A11BB9">
      <w:pPr>
        <w:tabs>
          <w:tab w:val="center" w:pos="4800"/>
          <w:tab w:val="right" w:pos="9500"/>
        </w:tabs>
        <w:ind w:firstLine="720"/>
        <w:rPr>
          <w:rFonts w:ascii="Times New Roman" w:hAnsi="Times New Roman" w:cs="Times New Roman"/>
          <w:noProof/>
          <w:lang w:val="en-US"/>
        </w:rPr>
      </w:pPr>
    </w:p>
    <w:p w:rsidR="00A11BB9" w:rsidRPr="00D3493F" w:rsidRDefault="00A11BB9">
      <w:pPr>
        <w:tabs>
          <w:tab w:val="center" w:pos="4800"/>
          <w:tab w:val="right" w:pos="9500"/>
        </w:tabs>
        <w:ind w:firstLine="720"/>
        <w:rPr>
          <w:rFonts w:ascii="Times New Roman" w:hAnsi="Times New Roman" w:cs="Times New Roman"/>
          <w:noProof/>
          <w:lang w:val="en-US"/>
        </w:rPr>
      </w:pPr>
      <w:r w:rsidRPr="00D3493F">
        <w:rPr>
          <w:noProof/>
          <w:lang w:val="en-US"/>
        </w:rPr>
        <w:t>[Maheras et~al.(2005)Maheras, Anagnostopoulou, and Tolika]  Maheras, P., Anagnostopoulou, C., and Tolika, K.: Contribution to D12 (AUTH, APRA-SMR, FIC and UEA) Downscaling of extreme indices in Greece, Tech. rep., STARDEX project,  URL   http://www.cru.uea.ac.uk/projects/stardex/deliverables/D12/D12_regional_Greece.pdf , 2005.</w:t>
      </w:r>
    </w:p>
    <w:p w:rsidR="00A11BB9" w:rsidRPr="00D3493F" w:rsidRDefault="00A11BB9">
      <w:pPr>
        <w:tabs>
          <w:tab w:val="center" w:pos="4800"/>
          <w:tab w:val="right" w:pos="9500"/>
        </w:tabs>
        <w:ind w:firstLine="720"/>
        <w:rPr>
          <w:rFonts w:ascii="Times New Roman" w:hAnsi="Times New Roman" w:cs="Times New Roman"/>
          <w:noProof/>
          <w:lang w:val="en-US"/>
        </w:rPr>
      </w:pPr>
    </w:p>
    <w:p w:rsidR="00A11BB9" w:rsidRPr="00D3493F" w:rsidRDefault="00A11BB9">
      <w:pPr>
        <w:tabs>
          <w:tab w:val="center" w:pos="4800"/>
          <w:tab w:val="right" w:pos="9500"/>
        </w:tabs>
        <w:ind w:firstLine="720"/>
        <w:rPr>
          <w:rFonts w:ascii="Times New Roman" w:hAnsi="Times New Roman" w:cs="Times New Roman"/>
          <w:noProof/>
          <w:lang w:val="en-US"/>
        </w:rPr>
      </w:pPr>
    </w:p>
    <w:p w:rsidR="00A11BB9" w:rsidRDefault="00A11BB9">
      <w:pPr>
        <w:tabs>
          <w:tab w:val="center" w:pos="4800"/>
          <w:tab w:val="right" w:pos="9500"/>
        </w:tabs>
        <w:ind w:firstLine="720"/>
        <w:rPr>
          <w:rFonts w:ascii="Times New Roman" w:hAnsi="Times New Roman" w:cs="Times New Roman"/>
          <w:noProof/>
        </w:rPr>
      </w:pPr>
      <w:r>
        <w:rPr>
          <w:noProof/>
        </w:rPr>
        <w:t>[Mandon(1985)]  Mandon, S.: Comparaison d'épisodes pluvieux intenses sur le Sud-Est de la France et de situations analogues au sens de la circulation générale. Recherche de variables discriminantes., Tech. rep., Rapport de stage de fin d'études de l'Ecole de la Météorologie Nationale, 1985.</w:t>
      </w:r>
    </w:p>
    <w:p w:rsidR="00A11BB9" w:rsidRDefault="00A11BB9">
      <w:pPr>
        <w:tabs>
          <w:tab w:val="center" w:pos="4800"/>
          <w:tab w:val="right" w:pos="9500"/>
        </w:tabs>
        <w:ind w:firstLine="720"/>
        <w:rPr>
          <w:rFonts w:ascii="Times New Roman" w:hAnsi="Times New Roman" w:cs="Times New Roman"/>
          <w:noProof/>
        </w:rPr>
      </w:pPr>
    </w:p>
    <w:p w:rsidR="00A11BB9" w:rsidRDefault="00A11BB9">
      <w:pPr>
        <w:tabs>
          <w:tab w:val="center" w:pos="4800"/>
          <w:tab w:val="right" w:pos="9500"/>
        </w:tabs>
        <w:ind w:firstLine="720"/>
        <w:rPr>
          <w:rFonts w:ascii="Times New Roman" w:hAnsi="Times New Roman" w:cs="Times New Roman"/>
          <w:noProof/>
        </w:rPr>
      </w:pPr>
    </w:p>
    <w:p w:rsidR="00A11BB9" w:rsidRPr="00D3493F" w:rsidRDefault="00A11BB9">
      <w:pPr>
        <w:tabs>
          <w:tab w:val="center" w:pos="4800"/>
          <w:tab w:val="right" w:pos="9500"/>
        </w:tabs>
        <w:ind w:firstLine="720"/>
        <w:rPr>
          <w:rFonts w:ascii="Times New Roman" w:hAnsi="Times New Roman" w:cs="Times New Roman"/>
          <w:noProof/>
          <w:lang w:val="en-US"/>
        </w:rPr>
      </w:pPr>
      <w:r w:rsidRPr="00D3493F">
        <w:rPr>
          <w:noProof/>
          <w:lang w:val="en-US"/>
        </w:rPr>
        <w:t>[Marty et~al.(2012)Marty, Zin, Obled, Bontron, and Djerboua]  Marty, R., Zin, I., Obled, C., Bontron, G., and Djerboua, A.: Toward Real-Time Daily PQPF by an Analog Sorting Approach: Application to Flash-Flood Catchments, Journal of Applied Meteorology and Climatology, 51, 505–520,  doi:10.1175/JAMC-D-11-011.1 ,  URL   http://journals.ametsoc.org/doi/abs/10.1175/JAMC-D-11-011.1 , 2012.</w:t>
      </w:r>
    </w:p>
    <w:p w:rsidR="00A11BB9" w:rsidRPr="00D3493F" w:rsidRDefault="00A11BB9">
      <w:pPr>
        <w:tabs>
          <w:tab w:val="center" w:pos="4800"/>
          <w:tab w:val="right" w:pos="9500"/>
        </w:tabs>
        <w:ind w:firstLine="720"/>
        <w:rPr>
          <w:rFonts w:ascii="Times New Roman" w:hAnsi="Times New Roman" w:cs="Times New Roman"/>
          <w:noProof/>
          <w:lang w:val="en-US"/>
        </w:rPr>
      </w:pPr>
    </w:p>
    <w:p w:rsidR="00A11BB9" w:rsidRPr="00D3493F" w:rsidRDefault="00A11BB9">
      <w:pPr>
        <w:tabs>
          <w:tab w:val="center" w:pos="4800"/>
          <w:tab w:val="right" w:pos="9500"/>
        </w:tabs>
        <w:ind w:firstLine="720"/>
        <w:rPr>
          <w:rFonts w:ascii="Times New Roman" w:hAnsi="Times New Roman" w:cs="Times New Roman"/>
          <w:noProof/>
          <w:lang w:val="en-US"/>
        </w:rPr>
      </w:pPr>
    </w:p>
    <w:p w:rsidR="00A11BB9" w:rsidRDefault="00A11BB9">
      <w:pPr>
        <w:tabs>
          <w:tab w:val="center" w:pos="4800"/>
          <w:tab w:val="right" w:pos="9500"/>
        </w:tabs>
        <w:ind w:firstLine="720"/>
        <w:rPr>
          <w:rFonts w:ascii="Times New Roman" w:hAnsi="Times New Roman" w:cs="Times New Roman"/>
          <w:noProof/>
        </w:rPr>
      </w:pPr>
      <w:r>
        <w:rPr>
          <w:noProof/>
        </w:rPr>
        <w:lastRenderedPageBreak/>
        <w:t>[Marty(2010)]  Marty, R.: Prévision hydrologique d'ensemble adaptée aux bassins à crue rapide. Elaboration de prévisions probabilistes de précipitations à 12 et 24 h. Désagrégation horaire conditionnelle pour la modélisation hydrologique. Application à des bassins de la région Cév, Ph.D. thesis, Université de Grenoble, 2010.</w:t>
      </w:r>
    </w:p>
    <w:p w:rsidR="00A11BB9" w:rsidRDefault="00A11BB9">
      <w:pPr>
        <w:tabs>
          <w:tab w:val="center" w:pos="4800"/>
          <w:tab w:val="right" w:pos="9500"/>
        </w:tabs>
        <w:ind w:firstLine="720"/>
        <w:rPr>
          <w:rFonts w:ascii="Times New Roman" w:hAnsi="Times New Roman" w:cs="Times New Roman"/>
          <w:noProof/>
        </w:rPr>
      </w:pPr>
    </w:p>
    <w:p w:rsidR="00A11BB9" w:rsidRDefault="00A11BB9">
      <w:pPr>
        <w:tabs>
          <w:tab w:val="center" w:pos="4800"/>
          <w:tab w:val="right" w:pos="9500"/>
        </w:tabs>
        <w:ind w:firstLine="720"/>
        <w:rPr>
          <w:rFonts w:ascii="Times New Roman" w:hAnsi="Times New Roman" w:cs="Times New Roman"/>
          <w:noProof/>
        </w:rPr>
      </w:pPr>
    </w:p>
    <w:p w:rsidR="00A11BB9" w:rsidRPr="00D3493F" w:rsidRDefault="00A11BB9">
      <w:pPr>
        <w:tabs>
          <w:tab w:val="center" w:pos="4800"/>
          <w:tab w:val="right" w:pos="9500"/>
        </w:tabs>
        <w:ind w:firstLine="720"/>
        <w:rPr>
          <w:rFonts w:ascii="Times New Roman" w:hAnsi="Times New Roman" w:cs="Times New Roman"/>
          <w:noProof/>
          <w:lang w:val="en-US"/>
        </w:rPr>
      </w:pPr>
      <w:r w:rsidRPr="00D3493F">
        <w:rPr>
          <w:noProof/>
          <w:lang w:val="en-US"/>
        </w:rPr>
        <w:t>[Matulla et~al.(2007)Matulla, Zhang, Wang, Wang, Zorita, Wagner, and von Storch]  Matulla, C., Zhang, X., Wang, X. L., Wang, J., Zorita, E., Wagner, S., and von Storch, H.: Influence of similarity measures on the performance of the analog method for downscaling daily precipitation, Climate Dynamics, 30, 133–144,  doi:10.1007/s00382-007-0277-2 ,  URL   http://link.springer.com/10.1007/s00382-007-0277-2 , 2007.</w:t>
      </w:r>
    </w:p>
    <w:p w:rsidR="00A11BB9" w:rsidRPr="00D3493F" w:rsidRDefault="00A11BB9">
      <w:pPr>
        <w:tabs>
          <w:tab w:val="center" w:pos="4800"/>
          <w:tab w:val="right" w:pos="9500"/>
        </w:tabs>
        <w:ind w:firstLine="720"/>
        <w:rPr>
          <w:rFonts w:ascii="Times New Roman" w:hAnsi="Times New Roman" w:cs="Times New Roman"/>
          <w:noProof/>
          <w:lang w:val="en-US"/>
        </w:rPr>
      </w:pPr>
    </w:p>
    <w:p w:rsidR="00A11BB9" w:rsidRPr="00D3493F" w:rsidRDefault="00A11BB9">
      <w:pPr>
        <w:tabs>
          <w:tab w:val="center" w:pos="4800"/>
          <w:tab w:val="right" w:pos="9500"/>
        </w:tabs>
        <w:ind w:firstLine="720"/>
        <w:rPr>
          <w:rFonts w:ascii="Times New Roman" w:hAnsi="Times New Roman" w:cs="Times New Roman"/>
          <w:noProof/>
          <w:lang w:val="en-US"/>
        </w:rPr>
      </w:pPr>
    </w:p>
    <w:p w:rsidR="00A11BB9" w:rsidRPr="00D3493F" w:rsidRDefault="00A11BB9">
      <w:pPr>
        <w:tabs>
          <w:tab w:val="center" w:pos="4800"/>
          <w:tab w:val="right" w:pos="9500"/>
        </w:tabs>
        <w:ind w:firstLine="720"/>
        <w:rPr>
          <w:rFonts w:ascii="Times New Roman" w:hAnsi="Times New Roman" w:cs="Times New Roman"/>
          <w:noProof/>
          <w:lang w:val="en-US"/>
        </w:rPr>
      </w:pPr>
      <w:r w:rsidRPr="00D3493F">
        <w:rPr>
          <w:noProof/>
          <w:lang w:val="en-US"/>
        </w:rPr>
        <w:t>[Murray(1974)]  Murray, R.: Indicators of monthly mean temperature and rainfall for England and Wales based on antecedent monthly pressure anomalies over the Northern hemisphere, The Meteorological magazine, 103, 70, 1974.</w:t>
      </w:r>
    </w:p>
    <w:p w:rsidR="00A11BB9" w:rsidRPr="00D3493F" w:rsidRDefault="00A11BB9">
      <w:pPr>
        <w:tabs>
          <w:tab w:val="center" w:pos="4800"/>
          <w:tab w:val="right" w:pos="9500"/>
        </w:tabs>
        <w:ind w:firstLine="720"/>
        <w:rPr>
          <w:rFonts w:ascii="Times New Roman" w:hAnsi="Times New Roman" w:cs="Times New Roman"/>
          <w:noProof/>
          <w:lang w:val="en-US"/>
        </w:rPr>
      </w:pPr>
    </w:p>
    <w:p w:rsidR="00A11BB9" w:rsidRPr="00D3493F" w:rsidRDefault="00A11BB9">
      <w:pPr>
        <w:tabs>
          <w:tab w:val="center" w:pos="4800"/>
          <w:tab w:val="right" w:pos="9500"/>
        </w:tabs>
        <w:ind w:firstLine="720"/>
        <w:rPr>
          <w:rFonts w:ascii="Times New Roman" w:hAnsi="Times New Roman" w:cs="Times New Roman"/>
          <w:noProof/>
          <w:lang w:val="en-US"/>
        </w:rPr>
      </w:pPr>
    </w:p>
    <w:p w:rsidR="00A11BB9" w:rsidRPr="00D3493F" w:rsidRDefault="00A11BB9">
      <w:pPr>
        <w:tabs>
          <w:tab w:val="center" w:pos="4800"/>
          <w:tab w:val="right" w:pos="9500"/>
        </w:tabs>
        <w:ind w:firstLine="720"/>
        <w:rPr>
          <w:rFonts w:ascii="Times New Roman" w:hAnsi="Times New Roman" w:cs="Times New Roman"/>
          <w:noProof/>
          <w:lang w:val="en-US"/>
        </w:rPr>
      </w:pPr>
      <w:r w:rsidRPr="00D3493F">
        <w:rPr>
          <w:noProof/>
          <w:lang w:val="en-US"/>
        </w:rPr>
        <w:t>[Nap et~al.(1981)Nap, van~den Dool, and Oerlemans]  Nap, J., van den Dool, H., and Oerlemans, J.: A verification of monthly weather forecasts in the seventies, Monthly Weather Review, 109, 306–312,  URL   http://journals.ametsoc.org/doi/abs/10.1175/1520-0493(1981)109%3C0306%3AAVOMWF%3E2.0.CO%3B2 , 1981.</w:t>
      </w:r>
    </w:p>
    <w:p w:rsidR="00A11BB9" w:rsidRPr="00D3493F" w:rsidRDefault="00A11BB9">
      <w:pPr>
        <w:tabs>
          <w:tab w:val="center" w:pos="4800"/>
          <w:tab w:val="right" w:pos="9500"/>
        </w:tabs>
        <w:ind w:firstLine="720"/>
        <w:rPr>
          <w:rFonts w:ascii="Times New Roman" w:hAnsi="Times New Roman" w:cs="Times New Roman"/>
          <w:noProof/>
          <w:lang w:val="en-US"/>
        </w:rPr>
      </w:pPr>
    </w:p>
    <w:p w:rsidR="00A11BB9" w:rsidRPr="00D3493F" w:rsidRDefault="00A11BB9">
      <w:pPr>
        <w:tabs>
          <w:tab w:val="center" w:pos="4800"/>
          <w:tab w:val="right" w:pos="9500"/>
        </w:tabs>
        <w:ind w:firstLine="720"/>
        <w:rPr>
          <w:rFonts w:ascii="Times New Roman" w:hAnsi="Times New Roman" w:cs="Times New Roman"/>
          <w:noProof/>
          <w:lang w:val="en-US"/>
        </w:rPr>
      </w:pPr>
    </w:p>
    <w:p w:rsidR="00A11BB9" w:rsidRPr="00D3493F" w:rsidRDefault="00A11BB9">
      <w:pPr>
        <w:tabs>
          <w:tab w:val="center" w:pos="4800"/>
          <w:tab w:val="right" w:pos="9500"/>
        </w:tabs>
        <w:ind w:firstLine="720"/>
        <w:rPr>
          <w:rFonts w:ascii="Times New Roman" w:hAnsi="Times New Roman" w:cs="Times New Roman"/>
          <w:noProof/>
          <w:lang w:val="en-US"/>
        </w:rPr>
      </w:pPr>
      <w:r w:rsidRPr="00D3493F">
        <w:rPr>
          <w:noProof/>
          <w:lang w:val="en-US"/>
        </w:rPr>
        <w:t>[Nelder and Mead(1965)]  Nelder, J. and Mead, R.: A simplex method for function minimization, The Computer Journal, 7, 308–313,  URL   http://comjnl.oxfordjournals.org/content/7/4/308.short , 1965.</w:t>
      </w:r>
    </w:p>
    <w:p w:rsidR="00A11BB9" w:rsidRPr="00D3493F" w:rsidRDefault="00A11BB9">
      <w:pPr>
        <w:tabs>
          <w:tab w:val="center" w:pos="4800"/>
          <w:tab w:val="right" w:pos="9500"/>
        </w:tabs>
        <w:ind w:firstLine="720"/>
        <w:rPr>
          <w:rFonts w:ascii="Times New Roman" w:hAnsi="Times New Roman" w:cs="Times New Roman"/>
          <w:noProof/>
          <w:lang w:val="en-US"/>
        </w:rPr>
      </w:pPr>
    </w:p>
    <w:p w:rsidR="00A11BB9" w:rsidRPr="00D3493F" w:rsidRDefault="00A11BB9">
      <w:pPr>
        <w:tabs>
          <w:tab w:val="center" w:pos="4800"/>
          <w:tab w:val="right" w:pos="9500"/>
        </w:tabs>
        <w:ind w:firstLine="720"/>
        <w:rPr>
          <w:rFonts w:ascii="Times New Roman" w:hAnsi="Times New Roman" w:cs="Times New Roman"/>
          <w:noProof/>
          <w:lang w:val="en-US"/>
        </w:rPr>
      </w:pPr>
    </w:p>
    <w:p w:rsidR="00A11BB9" w:rsidRPr="00D3493F" w:rsidRDefault="00A11BB9">
      <w:pPr>
        <w:tabs>
          <w:tab w:val="center" w:pos="4800"/>
          <w:tab w:val="right" w:pos="9500"/>
        </w:tabs>
        <w:ind w:firstLine="720"/>
        <w:rPr>
          <w:rFonts w:ascii="Times New Roman" w:hAnsi="Times New Roman" w:cs="Times New Roman"/>
          <w:noProof/>
          <w:lang w:val="en-US"/>
        </w:rPr>
      </w:pPr>
      <w:r w:rsidRPr="00D3493F">
        <w:rPr>
          <w:noProof/>
          <w:lang w:val="en-US"/>
        </w:rPr>
        <w:t>[Obled and Good(1980)]  Obled, C. and Good, W.: Recent developments of avalanche forecasting by discriminant analysis techniques: a methodological review and some applications to the Parsenn area (Davos, Switzerland), Journal of Glaciology, 25, 315–346, 1980.</w:t>
      </w:r>
    </w:p>
    <w:p w:rsidR="00A11BB9" w:rsidRPr="00D3493F" w:rsidRDefault="00A11BB9">
      <w:pPr>
        <w:tabs>
          <w:tab w:val="center" w:pos="4800"/>
          <w:tab w:val="right" w:pos="9500"/>
        </w:tabs>
        <w:ind w:firstLine="720"/>
        <w:rPr>
          <w:rFonts w:ascii="Times New Roman" w:hAnsi="Times New Roman" w:cs="Times New Roman"/>
          <w:noProof/>
          <w:lang w:val="en-US"/>
        </w:rPr>
      </w:pPr>
    </w:p>
    <w:p w:rsidR="00A11BB9" w:rsidRPr="00D3493F" w:rsidRDefault="00A11BB9">
      <w:pPr>
        <w:tabs>
          <w:tab w:val="center" w:pos="4800"/>
          <w:tab w:val="right" w:pos="9500"/>
        </w:tabs>
        <w:ind w:firstLine="720"/>
        <w:rPr>
          <w:rFonts w:ascii="Times New Roman" w:hAnsi="Times New Roman" w:cs="Times New Roman"/>
          <w:noProof/>
          <w:lang w:val="en-US"/>
        </w:rPr>
      </w:pPr>
    </w:p>
    <w:p w:rsidR="00A11BB9" w:rsidRPr="00D3493F" w:rsidRDefault="00A11BB9">
      <w:pPr>
        <w:tabs>
          <w:tab w:val="center" w:pos="4800"/>
          <w:tab w:val="right" w:pos="9500"/>
        </w:tabs>
        <w:ind w:firstLine="720"/>
        <w:rPr>
          <w:rFonts w:ascii="Times New Roman" w:hAnsi="Times New Roman" w:cs="Times New Roman"/>
          <w:noProof/>
          <w:lang w:val="en-US"/>
        </w:rPr>
      </w:pPr>
      <w:r w:rsidRPr="00D3493F">
        <w:rPr>
          <w:noProof/>
          <w:lang w:val="en-US"/>
        </w:rPr>
        <w:t>[Obled et~al.(2002)Obled, Bontron, and Gar]  Obled, C., Bontron, G., and Garçon, R.: Quantitative precipitation forecasts: a statistical adaptation of model outputs through an analogues sorting approach, Atmospheric Research, 63, 303–324,  doi:10.1016/S0169-8095(02)00038-8 ,  URL   http://linkinghub.elsevier.com/retrieve/pii/S0169809502000388 , 2002.</w:t>
      </w:r>
    </w:p>
    <w:p w:rsidR="00A11BB9" w:rsidRPr="00D3493F" w:rsidRDefault="00A11BB9">
      <w:pPr>
        <w:tabs>
          <w:tab w:val="center" w:pos="4800"/>
          <w:tab w:val="right" w:pos="9500"/>
        </w:tabs>
        <w:ind w:firstLine="720"/>
        <w:rPr>
          <w:rFonts w:ascii="Times New Roman" w:hAnsi="Times New Roman" w:cs="Times New Roman"/>
          <w:noProof/>
          <w:lang w:val="en-US"/>
        </w:rPr>
      </w:pPr>
    </w:p>
    <w:p w:rsidR="00A11BB9" w:rsidRPr="00D3493F" w:rsidRDefault="00A11BB9">
      <w:pPr>
        <w:tabs>
          <w:tab w:val="center" w:pos="4800"/>
          <w:tab w:val="right" w:pos="9500"/>
        </w:tabs>
        <w:ind w:firstLine="720"/>
        <w:rPr>
          <w:rFonts w:ascii="Times New Roman" w:hAnsi="Times New Roman" w:cs="Times New Roman"/>
          <w:noProof/>
          <w:lang w:val="en-US"/>
        </w:rPr>
      </w:pPr>
    </w:p>
    <w:p w:rsidR="00A11BB9" w:rsidRPr="00D3493F" w:rsidRDefault="00A11BB9">
      <w:pPr>
        <w:tabs>
          <w:tab w:val="center" w:pos="4800"/>
          <w:tab w:val="right" w:pos="9500"/>
        </w:tabs>
        <w:ind w:firstLine="720"/>
        <w:rPr>
          <w:rFonts w:ascii="Times New Roman" w:hAnsi="Times New Roman" w:cs="Times New Roman"/>
          <w:noProof/>
          <w:lang w:val="en-US"/>
        </w:rPr>
      </w:pPr>
      <w:r w:rsidRPr="00D3493F">
        <w:rPr>
          <w:noProof/>
          <w:lang w:val="en-US"/>
        </w:rPr>
        <w:t>[Peirce(1884)]  Peirce, C.: The numerical measure of the success of predictions, Science, 4, 453–454,  URL   http://www.nssl.noaa.gov/users/brooks/public_html/feda/papers/Peirce1884.pdf , 1884.</w:t>
      </w:r>
    </w:p>
    <w:p w:rsidR="00A11BB9" w:rsidRPr="00D3493F" w:rsidRDefault="00A11BB9">
      <w:pPr>
        <w:tabs>
          <w:tab w:val="center" w:pos="4800"/>
          <w:tab w:val="right" w:pos="9500"/>
        </w:tabs>
        <w:ind w:firstLine="720"/>
        <w:rPr>
          <w:rFonts w:ascii="Times New Roman" w:hAnsi="Times New Roman" w:cs="Times New Roman"/>
          <w:noProof/>
          <w:lang w:val="en-US"/>
        </w:rPr>
      </w:pPr>
    </w:p>
    <w:p w:rsidR="00A11BB9" w:rsidRPr="00D3493F" w:rsidRDefault="00A11BB9">
      <w:pPr>
        <w:tabs>
          <w:tab w:val="center" w:pos="4800"/>
          <w:tab w:val="right" w:pos="9500"/>
        </w:tabs>
        <w:ind w:firstLine="720"/>
        <w:rPr>
          <w:rFonts w:ascii="Times New Roman" w:hAnsi="Times New Roman" w:cs="Times New Roman"/>
          <w:noProof/>
          <w:lang w:val="en-US"/>
        </w:rPr>
      </w:pPr>
    </w:p>
    <w:p w:rsidR="00A11BB9" w:rsidRPr="00D3493F" w:rsidRDefault="00A11BB9">
      <w:pPr>
        <w:tabs>
          <w:tab w:val="center" w:pos="4800"/>
          <w:tab w:val="right" w:pos="9500"/>
        </w:tabs>
        <w:ind w:firstLine="720"/>
        <w:rPr>
          <w:rFonts w:ascii="Times New Roman" w:hAnsi="Times New Roman" w:cs="Times New Roman"/>
          <w:noProof/>
          <w:lang w:val="en-US"/>
        </w:rPr>
      </w:pPr>
      <w:r w:rsidRPr="00D3493F">
        <w:rPr>
          <w:noProof/>
          <w:lang w:val="en-US"/>
        </w:rPr>
        <w:t>[Philipp et~al.(2007)Philipp, Della-Marta, Jacobeit, Fereday, Jones, Moberg, and Wanner]  Philipp, A., Della-Marta, P. M., Jacobeit, J., Fereday, D. R., Jones, P. D., Moberg, A., and Wanner, H.: Long-Term Variability of Daily North Atlanticâ€“European Pressure Patterns since 1850 Classified by Simulated Annealing Clustering, Journal of Climate, 20, 4065–4095,  doi:10.1175/JCLI4175.1 ,  URL   http://journals.ametsoc.org/doi/abs/10.1175/JCLI4175.1 , 2007.</w:t>
      </w:r>
    </w:p>
    <w:p w:rsidR="00A11BB9" w:rsidRPr="00D3493F" w:rsidRDefault="00A11BB9">
      <w:pPr>
        <w:tabs>
          <w:tab w:val="center" w:pos="4800"/>
          <w:tab w:val="right" w:pos="9500"/>
        </w:tabs>
        <w:ind w:firstLine="720"/>
        <w:rPr>
          <w:rFonts w:ascii="Times New Roman" w:hAnsi="Times New Roman" w:cs="Times New Roman"/>
          <w:noProof/>
          <w:lang w:val="en-US"/>
        </w:rPr>
      </w:pPr>
    </w:p>
    <w:p w:rsidR="00A11BB9" w:rsidRPr="00D3493F" w:rsidRDefault="00A11BB9">
      <w:pPr>
        <w:tabs>
          <w:tab w:val="center" w:pos="4800"/>
          <w:tab w:val="right" w:pos="9500"/>
        </w:tabs>
        <w:ind w:firstLine="720"/>
        <w:rPr>
          <w:rFonts w:ascii="Times New Roman" w:hAnsi="Times New Roman" w:cs="Times New Roman"/>
          <w:noProof/>
          <w:lang w:val="en-US"/>
        </w:rPr>
      </w:pPr>
    </w:p>
    <w:p w:rsidR="00A11BB9" w:rsidRPr="00D3493F" w:rsidRDefault="00A11BB9">
      <w:pPr>
        <w:tabs>
          <w:tab w:val="center" w:pos="4800"/>
          <w:tab w:val="right" w:pos="9500"/>
        </w:tabs>
        <w:ind w:firstLine="720"/>
        <w:rPr>
          <w:rFonts w:ascii="Times New Roman" w:hAnsi="Times New Roman" w:cs="Times New Roman"/>
          <w:noProof/>
          <w:lang w:val="en-US"/>
        </w:rPr>
      </w:pPr>
      <w:r w:rsidRPr="00D3493F">
        <w:rPr>
          <w:noProof/>
          <w:lang w:val="en-US"/>
        </w:rPr>
        <w:t>[Radinovic(1975)]  Radinovic, D.: An analogue method for weather forecasting using the 500/1000 mb relative topography, Monthly Weather Review, 103, 639–649,  URL   http://journals.ametsoc.org/doi/abs/10.1175/1520-0493(1975)103%3C0639%3AAAMFWF%3E2.0.CO%3B2 , 1975.</w:t>
      </w:r>
    </w:p>
    <w:p w:rsidR="00A11BB9" w:rsidRPr="00D3493F" w:rsidRDefault="00A11BB9">
      <w:pPr>
        <w:tabs>
          <w:tab w:val="center" w:pos="4800"/>
          <w:tab w:val="right" w:pos="9500"/>
        </w:tabs>
        <w:ind w:firstLine="720"/>
        <w:rPr>
          <w:rFonts w:ascii="Times New Roman" w:hAnsi="Times New Roman" w:cs="Times New Roman"/>
          <w:noProof/>
          <w:lang w:val="en-US"/>
        </w:rPr>
      </w:pPr>
    </w:p>
    <w:p w:rsidR="00A11BB9" w:rsidRPr="00D3493F" w:rsidRDefault="00A11BB9">
      <w:pPr>
        <w:tabs>
          <w:tab w:val="center" w:pos="4800"/>
          <w:tab w:val="right" w:pos="9500"/>
        </w:tabs>
        <w:ind w:firstLine="720"/>
        <w:rPr>
          <w:rFonts w:ascii="Times New Roman" w:hAnsi="Times New Roman" w:cs="Times New Roman"/>
          <w:noProof/>
          <w:lang w:val="en-US"/>
        </w:rPr>
      </w:pPr>
    </w:p>
    <w:p w:rsidR="00A11BB9" w:rsidRPr="00D3493F" w:rsidRDefault="00A11BB9">
      <w:pPr>
        <w:tabs>
          <w:tab w:val="center" w:pos="4800"/>
          <w:tab w:val="right" w:pos="9500"/>
        </w:tabs>
        <w:ind w:firstLine="720"/>
        <w:rPr>
          <w:rFonts w:ascii="Times New Roman" w:hAnsi="Times New Roman" w:cs="Times New Roman"/>
          <w:noProof/>
          <w:lang w:val="en-US"/>
        </w:rPr>
      </w:pPr>
      <w:r w:rsidRPr="00D3493F">
        <w:rPr>
          <w:noProof/>
          <w:lang w:val="en-US"/>
        </w:rPr>
        <w:t>[Schmidli et~al.(2007)Schmidli, Goodess, Frei, Haylock, Hundecha, Ribalaygua, and Schmith]  Schmidli, J., Goodess, C. M., Frei, C., Haylock, M. R., Hundecha, Y., Ribalaygua, J., and Schmith, T.: Statistical and dynamical downscaling of precipitation: An evaluation and comparison of scenarios for the European Alps, Journal of Geophysical Research, 112, D04 105,  doi:10.1029/2005JD007026 ,  URL   http://doi.wiley.com/10.1029/2005JD007026 , 2007.</w:t>
      </w:r>
    </w:p>
    <w:p w:rsidR="00A11BB9" w:rsidRPr="00D3493F" w:rsidRDefault="00A11BB9">
      <w:pPr>
        <w:tabs>
          <w:tab w:val="center" w:pos="4800"/>
          <w:tab w:val="right" w:pos="9500"/>
        </w:tabs>
        <w:ind w:firstLine="720"/>
        <w:rPr>
          <w:rFonts w:ascii="Times New Roman" w:hAnsi="Times New Roman" w:cs="Times New Roman"/>
          <w:noProof/>
          <w:lang w:val="en-US"/>
        </w:rPr>
      </w:pPr>
    </w:p>
    <w:p w:rsidR="00A11BB9" w:rsidRPr="00D3493F" w:rsidRDefault="00A11BB9">
      <w:pPr>
        <w:tabs>
          <w:tab w:val="center" w:pos="4800"/>
          <w:tab w:val="right" w:pos="9500"/>
        </w:tabs>
        <w:ind w:firstLine="720"/>
        <w:rPr>
          <w:rFonts w:ascii="Times New Roman" w:hAnsi="Times New Roman" w:cs="Times New Roman"/>
          <w:noProof/>
          <w:lang w:val="en-US"/>
        </w:rPr>
      </w:pPr>
    </w:p>
    <w:p w:rsidR="00A11BB9" w:rsidRPr="00D3493F" w:rsidRDefault="00A11BB9">
      <w:pPr>
        <w:tabs>
          <w:tab w:val="center" w:pos="4800"/>
          <w:tab w:val="right" w:pos="9500"/>
        </w:tabs>
        <w:ind w:firstLine="720"/>
        <w:rPr>
          <w:rFonts w:ascii="Times New Roman" w:hAnsi="Times New Roman" w:cs="Times New Roman"/>
          <w:noProof/>
          <w:lang w:val="en-US"/>
        </w:rPr>
      </w:pPr>
      <w:r w:rsidRPr="00D3493F">
        <w:rPr>
          <w:noProof/>
          <w:lang w:val="en-US"/>
        </w:rPr>
        <w:t>[Shabbar and Knox(1986)]  Shabbar, A. and Knox, J.: Monthly prediction by the analogue method, in: Proceedings of the first WMO workshop on the diagnosis and prediction of monthly and seasonal atmospheric variations over the globe, Longe range forecasting Res. Rep. Ser. 6, Vol II, Tech. Doc. WMO/TD87, pp. 672–681, 1986.</w:t>
      </w:r>
    </w:p>
    <w:p w:rsidR="00A11BB9" w:rsidRPr="00D3493F" w:rsidRDefault="00A11BB9">
      <w:pPr>
        <w:tabs>
          <w:tab w:val="center" w:pos="4800"/>
          <w:tab w:val="right" w:pos="9500"/>
        </w:tabs>
        <w:ind w:firstLine="720"/>
        <w:rPr>
          <w:rFonts w:ascii="Times New Roman" w:hAnsi="Times New Roman" w:cs="Times New Roman"/>
          <w:noProof/>
          <w:lang w:val="en-US"/>
        </w:rPr>
      </w:pPr>
    </w:p>
    <w:p w:rsidR="00A11BB9" w:rsidRPr="00D3493F" w:rsidRDefault="00A11BB9">
      <w:pPr>
        <w:tabs>
          <w:tab w:val="center" w:pos="4800"/>
          <w:tab w:val="right" w:pos="9500"/>
        </w:tabs>
        <w:ind w:firstLine="720"/>
        <w:rPr>
          <w:rFonts w:ascii="Times New Roman" w:hAnsi="Times New Roman" w:cs="Times New Roman"/>
          <w:noProof/>
          <w:lang w:val="en-US"/>
        </w:rPr>
      </w:pPr>
    </w:p>
    <w:p w:rsidR="00A11BB9" w:rsidRPr="00D3493F" w:rsidRDefault="00A11BB9">
      <w:pPr>
        <w:tabs>
          <w:tab w:val="center" w:pos="4800"/>
          <w:tab w:val="right" w:pos="9500"/>
        </w:tabs>
        <w:ind w:firstLine="720"/>
        <w:rPr>
          <w:rFonts w:ascii="Times New Roman" w:hAnsi="Times New Roman" w:cs="Times New Roman"/>
          <w:noProof/>
          <w:lang w:val="en-US"/>
        </w:rPr>
      </w:pPr>
      <w:r w:rsidRPr="00D3493F">
        <w:rPr>
          <w:noProof/>
          <w:lang w:val="en-US"/>
        </w:rPr>
        <w:t>[Sievers et~al.(2000)Sievers, Fraedrich, and Raible]  Sievers, O., Fraedrich, K., and Raible, C. C.: Self-Adapting Analog Ensemble Predictions of Tropical Cyclone Tracks, Weather and Forecasting, 15, 623–629,  doi:10.1175/1520-0434(2000)015&lt;0623:SAAEPO&gt;2.0.CO;2 ,  URL   http://journals.ametsoc.org/doi/abs/10.1175/1520-0434%282000%29015%3C0623%3ASAAEPO%3E2.0.CO%3B2 , 2000.</w:t>
      </w:r>
    </w:p>
    <w:p w:rsidR="00A11BB9" w:rsidRPr="00D3493F" w:rsidRDefault="00A11BB9">
      <w:pPr>
        <w:tabs>
          <w:tab w:val="center" w:pos="4800"/>
          <w:tab w:val="right" w:pos="9500"/>
        </w:tabs>
        <w:ind w:firstLine="720"/>
        <w:rPr>
          <w:rFonts w:ascii="Times New Roman" w:hAnsi="Times New Roman" w:cs="Times New Roman"/>
          <w:noProof/>
          <w:lang w:val="en-US"/>
        </w:rPr>
      </w:pPr>
    </w:p>
    <w:p w:rsidR="00A11BB9" w:rsidRPr="00D3493F" w:rsidRDefault="00A11BB9">
      <w:pPr>
        <w:tabs>
          <w:tab w:val="center" w:pos="4800"/>
          <w:tab w:val="right" w:pos="9500"/>
        </w:tabs>
        <w:ind w:firstLine="720"/>
        <w:rPr>
          <w:rFonts w:ascii="Times New Roman" w:hAnsi="Times New Roman" w:cs="Times New Roman"/>
          <w:noProof/>
          <w:lang w:val="en-US"/>
        </w:rPr>
      </w:pPr>
    </w:p>
    <w:p w:rsidR="00A11BB9" w:rsidRPr="00D3493F" w:rsidRDefault="00A11BB9">
      <w:pPr>
        <w:tabs>
          <w:tab w:val="center" w:pos="4800"/>
          <w:tab w:val="right" w:pos="9500"/>
        </w:tabs>
        <w:ind w:firstLine="720"/>
        <w:rPr>
          <w:rFonts w:ascii="Times New Roman" w:hAnsi="Times New Roman" w:cs="Times New Roman"/>
          <w:noProof/>
          <w:lang w:val="en-US"/>
        </w:rPr>
      </w:pPr>
      <w:r w:rsidRPr="00D3493F">
        <w:rPr>
          <w:noProof/>
          <w:lang w:val="en-US"/>
        </w:rPr>
        <w:t>[Smart et~al.(2006)Smart, Hock, and Csomor]  Smart, J., Hock, K., and Csomor, S.: Cross-Platform GUI Programming with wxWidgets, Prentice Hall, 2006.</w:t>
      </w:r>
    </w:p>
    <w:p w:rsidR="00A11BB9" w:rsidRPr="00D3493F" w:rsidRDefault="00A11BB9">
      <w:pPr>
        <w:tabs>
          <w:tab w:val="center" w:pos="4800"/>
          <w:tab w:val="right" w:pos="9500"/>
        </w:tabs>
        <w:ind w:firstLine="720"/>
        <w:rPr>
          <w:rFonts w:ascii="Times New Roman" w:hAnsi="Times New Roman" w:cs="Times New Roman"/>
          <w:noProof/>
          <w:lang w:val="en-US"/>
        </w:rPr>
      </w:pPr>
    </w:p>
    <w:p w:rsidR="00A11BB9" w:rsidRPr="00D3493F" w:rsidRDefault="00A11BB9">
      <w:pPr>
        <w:tabs>
          <w:tab w:val="center" w:pos="4800"/>
          <w:tab w:val="right" w:pos="9500"/>
        </w:tabs>
        <w:ind w:firstLine="720"/>
        <w:rPr>
          <w:rFonts w:ascii="Times New Roman" w:hAnsi="Times New Roman" w:cs="Times New Roman"/>
          <w:noProof/>
          <w:lang w:val="en-US"/>
        </w:rPr>
      </w:pPr>
    </w:p>
    <w:p w:rsidR="00A11BB9" w:rsidRPr="00D3493F" w:rsidRDefault="00A11BB9">
      <w:pPr>
        <w:tabs>
          <w:tab w:val="center" w:pos="4800"/>
          <w:tab w:val="right" w:pos="9500"/>
        </w:tabs>
        <w:ind w:firstLine="720"/>
        <w:rPr>
          <w:rFonts w:ascii="Times New Roman" w:hAnsi="Times New Roman" w:cs="Times New Roman"/>
          <w:noProof/>
          <w:lang w:val="en-US"/>
        </w:rPr>
      </w:pPr>
      <w:r w:rsidRPr="00D3493F">
        <w:rPr>
          <w:noProof/>
          <w:lang w:val="en-US"/>
        </w:rPr>
        <w:t>[Talagrand et~al.(1997)Talagrand, Vautard, and Strauss]  Talagrand, O., Vautard, R., and Strauss, B.: Evaluation of probabilistic prediction systems, in: Proceedings of the ECMWF Workshop on Predictability, pp. 1–25, 1997.</w:t>
      </w:r>
    </w:p>
    <w:p w:rsidR="00A11BB9" w:rsidRPr="00D3493F" w:rsidRDefault="00A11BB9">
      <w:pPr>
        <w:tabs>
          <w:tab w:val="center" w:pos="4800"/>
          <w:tab w:val="right" w:pos="9500"/>
        </w:tabs>
        <w:ind w:firstLine="720"/>
        <w:rPr>
          <w:rFonts w:ascii="Times New Roman" w:hAnsi="Times New Roman" w:cs="Times New Roman"/>
          <w:noProof/>
          <w:lang w:val="en-US"/>
        </w:rPr>
      </w:pPr>
    </w:p>
    <w:p w:rsidR="00A11BB9" w:rsidRPr="00D3493F" w:rsidRDefault="00A11BB9">
      <w:pPr>
        <w:tabs>
          <w:tab w:val="center" w:pos="4800"/>
          <w:tab w:val="right" w:pos="9500"/>
        </w:tabs>
        <w:ind w:firstLine="720"/>
        <w:rPr>
          <w:rFonts w:ascii="Times New Roman" w:hAnsi="Times New Roman" w:cs="Times New Roman"/>
          <w:noProof/>
          <w:lang w:val="en-US"/>
        </w:rPr>
      </w:pPr>
    </w:p>
    <w:p w:rsidR="00A11BB9" w:rsidRPr="00D3493F" w:rsidRDefault="00A11BB9">
      <w:pPr>
        <w:tabs>
          <w:tab w:val="center" w:pos="4800"/>
          <w:tab w:val="right" w:pos="9500"/>
        </w:tabs>
        <w:ind w:firstLine="720"/>
        <w:rPr>
          <w:rFonts w:ascii="Times New Roman" w:hAnsi="Times New Roman" w:cs="Times New Roman"/>
          <w:noProof/>
          <w:lang w:val="en-US"/>
        </w:rPr>
      </w:pPr>
      <w:r>
        <w:rPr>
          <w:noProof/>
        </w:rPr>
        <w:t xml:space="preserve">[Thevenot(2004)]  Thevenot, N.: Prévision quantitative des précipitations: Adaptation par une méthode d'Analogie de la prévision d'ensemble du CEPMMT. </w:t>
      </w:r>
      <w:r w:rsidRPr="00D3493F">
        <w:rPr>
          <w:noProof/>
          <w:lang w:val="en-US"/>
        </w:rPr>
        <w:t>Aspects opérationnels, Ph.D. thesis, INP Grenoble, 2004.</w:t>
      </w:r>
    </w:p>
    <w:p w:rsidR="00A11BB9" w:rsidRPr="00D3493F" w:rsidRDefault="00A11BB9">
      <w:pPr>
        <w:tabs>
          <w:tab w:val="center" w:pos="4800"/>
          <w:tab w:val="right" w:pos="9500"/>
        </w:tabs>
        <w:ind w:firstLine="720"/>
        <w:rPr>
          <w:rFonts w:ascii="Times New Roman" w:hAnsi="Times New Roman" w:cs="Times New Roman"/>
          <w:noProof/>
          <w:lang w:val="en-US"/>
        </w:rPr>
      </w:pPr>
    </w:p>
    <w:p w:rsidR="00A11BB9" w:rsidRPr="00D3493F" w:rsidRDefault="00A11BB9">
      <w:pPr>
        <w:tabs>
          <w:tab w:val="center" w:pos="4800"/>
          <w:tab w:val="right" w:pos="9500"/>
        </w:tabs>
        <w:ind w:firstLine="720"/>
        <w:rPr>
          <w:rFonts w:ascii="Times New Roman" w:hAnsi="Times New Roman" w:cs="Times New Roman"/>
          <w:noProof/>
          <w:lang w:val="en-US"/>
        </w:rPr>
      </w:pPr>
    </w:p>
    <w:p w:rsidR="00A11BB9" w:rsidRPr="00D3493F" w:rsidRDefault="00A11BB9">
      <w:pPr>
        <w:tabs>
          <w:tab w:val="center" w:pos="4800"/>
          <w:tab w:val="right" w:pos="9500"/>
        </w:tabs>
        <w:ind w:firstLine="720"/>
        <w:rPr>
          <w:rFonts w:ascii="Times New Roman" w:hAnsi="Times New Roman" w:cs="Times New Roman"/>
          <w:noProof/>
          <w:lang w:val="en-US"/>
        </w:rPr>
      </w:pPr>
      <w:r w:rsidRPr="00D3493F">
        <w:rPr>
          <w:noProof/>
          <w:lang w:val="en-US"/>
        </w:rPr>
        <w:t>[Toth(1989)]  Toth, Z.: Long-range weather forecasting using an analog approach, Journal of Climate, 2, 594–607,  URL   http://journals.ametsoc.org/doi/abs/10.1175/1520-0442(1989)002%3C0594:LRWFUA%3E2.0.CO%3B2 , 1989.</w:t>
      </w:r>
    </w:p>
    <w:p w:rsidR="00A11BB9" w:rsidRPr="00D3493F" w:rsidRDefault="00A11BB9">
      <w:pPr>
        <w:tabs>
          <w:tab w:val="center" w:pos="4800"/>
          <w:tab w:val="right" w:pos="9500"/>
        </w:tabs>
        <w:ind w:firstLine="720"/>
        <w:rPr>
          <w:rFonts w:ascii="Times New Roman" w:hAnsi="Times New Roman" w:cs="Times New Roman"/>
          <w:noProof/>
          <w:lang w:val="en-US"/>
        </w:rPr>
      </w:pPr>
    </w:p>
    <w:p w:rsidR="00A11BB9" w:rsidRPr="00D3493F" w:rsidRDefault="00A11BB9">
      <w:pPr>
        <w:tabs>
          <w:tab w:val="center" w:pos="4800"/>
          <w:tab w:val="right" w:pos="9500"/>
        </w:tabs>
        <w:ind w:firstLine="720"/>
        <w:rPr>
          <w:rFonts w:ascii="Times New Roman" w:hAnsi="Times New Roman" w:cs="Times New Roman"/>
          <w:noProof/>
          <w:lang w:val="en-US"/>
        </w:rPr>
      </w:pPr>
    </w:p>
    <w:p w:rsidR="00A11BB9" w:rsidRPr="00D3493F" w:rsidRDefault="00A11BB9">
      <w:pPr>
        <w:tabs>
          <w:tab w:val="center" w:pos="4800"/>
          <w:tab w:val="right" w:pos="9500"/>
        </w:tabs>
        <w:ind w:firstLine="720"/>
        <w:rPr>
          <w:rFonts w:ascii="Times New Roman" w:hAnsi="Times New Roman" w:cs="Times New Roman"/>
          <w:noProof/>
          <w:lang w:val="en-US"/>
        </w:rPr>
      </w:pPr>
      <w:r w:rsidRPr="00D3493F">
        <w:rPr>
          <w:noProof/>
          <w:lang w:val="en-US"/>
        </w:rPr>
        <w:t>[Uppala et~al.(2005)Uppala, Kallberg, Simmons, Andrae, Da Costa Bechtold, Fiorino, Gibson, Haseler, Hernandez, Kelly, Li, Onogi, Saarinen, Sokka, Allan, Andersson, Arpe, Balmaseda, Beljaars, Van De Berg, Bidlot, Bormann, Caires, Chevallier, Dethof, Dragosavac, Fisher, Fuentes, Hagemann, H_m, Hoskins, Isaksen, Janssen, Jenne, Mcnally, Mahfouf, Morcrette, Rayner, Saunders, Simon, Sterl, Trenberth, Untch, Vasiljevic, Viterbo, and Woollen]  Uppala, S. M., Kallberg, P. W., Simmons, A. J., Andrae, U., Da Costa Bechtold, V., Fiorino, M., Gibson, J. K., Haseler, J., Hernandez, A., Kelly, G. A., Li, X., Onogi, K., Saarinen, S., Sokka, N., Allan, R. P., Andersson, E., Arpe, K., Balmaseda, M. A., Beljaars, A. C. M., Van De Berg, L., Bidlot, J., Bormann, N., Caires, S., Chevallier, F., Dethof, A., Dragosavac, M., Fisher, M., Fuentes, M., Hagemann, S., Hólm, E., Hoskins, B. J., Isaksen, L., Janssen, P. A. E. M., Jenne, R., Mcnally, A. P., Mahfouf, J.-F., Morcrette, J.-J., Rayner, N. A., Saunders, R. W., Simon, P., Sterl, A., Trenberth, K. E., Untch, A., Vasiljevic, D., Viterbo, P., and Woollen, J.: The ERA-40 re-analysis, Quarterly Journal of the Royal Meteorological Society, 131, 2961–3012,  doi:10.1256/qj.04.176 ,  URL   http://doi.wiley.com/10.1256/qj.04.176 , 2005.</w:t>
      </w:r>
    </w:p>
    <w:p w:rsidR="00A11BB9" w:rsidRPr="00D3493F" w:rsidRDefault="00A11BB9">
      <w:pPr>
        <w:tabs>
          <w:tab w:val="center" w:pos="4800"/>
          <w:tab w:val="right" w:pos="9500"/>
        </w:tabs>
        <w:ind w:firstLine="720"/>
        <w:rPr>
          <w:rFonts w:ascii="Times New Roman" w:hAnsi="Times New Roman" w:cs="Times New Roman"/>
          <w:noProof/>
          <w:lang w:val="en-US"/>
        </w:rPr>
      </w:pPr>
    </w:p>
    <w:p w:rsidR="00A11BB9" w:rsidRPr="00D3493F" w:rsidRDefault="00A11BB9">
      <w:pPr>
        <w:tabs>
          <w:tab w:val="center" w:pos="4800"/>
          <w:tab w:val="right" w:pos="9500"/>
        </w:tabs>
        <w:ind w:firstLine="720"/>
        <w:rPr>
          <w:rFonts w:ascii="Times New Roman" w:hAnsi="Times New Roman" w:cs="Times New Roman"/>
          <w:noProof/>
          <w:lang w:val="en-US"/>
        </w:rPr>
      </w:pPr>
    </w:p>
    <w:p w:rsidR="00A11BB9" w:rsidRDefault="00A11BB9">
      <w:pPr>
        <w:tabs>
          <w:tab w:val="center" w:pos="4800"/>
          <w:tab w:val="right" w:pos="9500"/>
        </w:tabs>
        <w:ind w:firstLine="720"/>
        <w:rPr>
          <w:rFonts w:ascii="Times New Roman" w:hAnsi="Times New Roman" w:cs="Times New Roman"/>
          <w:noProof/>
        </w:rPr>
      </w:pPr>
      <w:r>
        <w:rPr>
          <w:noProof/>
        </w:rPr>
        <w:t>[Vallî(1986)]  Vallée, J. L.: Précipitations sur le Sud-Ouest du Massif Central et l'Est des Pyrénées. Optimisation du modèle EDF/DTG de prévision par recherche d'analogues., Tech. rep., Rapport de stage de fin d'études de l'Ecole de la Météorologie Nationale, 1986.</w:t>
      </w:r>
    </w:p>
    <w:p w:rsidR="00A11BB9" w:rsidRDefault="00A11BB9">
      <w:pPr>
        <w:tabs>
          <w:tab w:val="center" w:pos="4800"/>
          <w:tab w:val="right" w:pos="9500"/>
        </w:tabs>
        <w:ind w:firstLine="720"/>
        <w:rPr>
          <w:rFonts w:ascii="Times New Roman" w:hAnsi="Times New Roman" w:cs="Times New Roman"/>
          <w:noProof/>
        </w:rPr>
      </w:pPr>
    </w:p>
    <w:p w:rsidR="00A11BB9" w:rsidRDefault="00A11BB9">
      <w:pPr>
        <w:tabs>
          <w:tab w:val="center" w:pos="4800"/>
          <w:tab w:val="right" w:pos="9500"/>
        </w:tabs>
        <w:ind w:firstLine="720"/>
        <w:rPr>
          <w:rFonts w:ascii="Times New Roman" w:hAnsi="Times New Roman" w:cs="Times New Roman"/>
          <w:noProof/>
        </w:rPr>
      </w:pPr>
    </w:p>
    <w:p w:rsidR="00A11BB9" w:rsidRPr="00D3493F" w:rsidRDefault="00A11BB9">
      <w:pPr>
        <w:tabs>
          <w:tab w:val="center" w:pos="4800"/>
          <w:tab w:val="right" w:pos="9500"/>
        </w:tabs>
        <w:ind w:firstLine="720"/>
        <w:rPr>
          <w:rFonts w:ascii="Times New Roman" w:hAnsi="Times New Roman" w:cs="Times New Roman"/>
          <w:noProof/>
          <w:lang w:val="en-US"/>
        </w:rPr>
      </w:pPr>
      <w:r w:rsidRPr="00D3493F">
        <w:rPr>
          <w:noProof/>
          <w:lang w:val="en-US"/>
        </w:rPr>
        <w:t>[Wetterhall et~al.(2007)Wetterhall, Halldin, and Xu]  Wetterhall, F., Halldin, S., and Xu, C.-Y.: Seasonality properties of four statistical-downscaling methods in central Sweden, Theoretical and Applied Climatology, 87, 123–137,  doi:10.1007/s00704-005-0223-3 ,  URL   http://link.springer.com/10.1007/s00704-005-0223-3 , 2007.</w:t>
      </w:r>
    </w:p>
    <w:p w:rsidR="00A11BB9" w:rsidRPr="00D3493F" w:rsidRDefault="00A11BB9">
      <w:pPr>
        <w:tabs>
          <w:tab w:val="center" w:pos="4800"/>
          <w:tab w:val="right" w:pos="9500"/>
        </w:tabs>
        <w:ind w:firstLine="720"/>
        <w:rPr>
          <w:rFonts w:ascii="Times New Roman" w:hAnsi="Times New Roman" w:cs="Times New Roman"/>
          <w:noProof/>
          <w:lang w:val="en-US"/>
        </w:rPr>
      </w:pPr>
    </w:p>
    <w:p w:rsidR="00A11BB9" w:rsidRPr="00D3493F" w:rsidRDefault="00A11BB9">
      <w:pPr>
        <w:tabs>
          <w:tab w:val="center" w:pos="4800"/>
          <w:tab w:val="right" w:pos="9500"/>
        </w:tabs>
        <w:ind w:firstLine="720"/>
        <w:rPr>
          <w:rFonts w:ascii="Times New Roman" w:hAnsi="Times New Roman" w:cs="Times New Roman"/>
          <w:noProof/>
          <w:lang w:val="en-US"/>
        </w:rPr>
      </w:pPr>
    </w:p>
    <w:p w:rsidR="00A11BB9" w:rsidRPr="00D3493F" w:rsidRDefault="00A11BB9">
      <w:pPr>
        <w:tabs>
          <w:tab w:val="center" w:pos="4800"/>
          <w:tab w:val="right" w:pos="9500"/>
        </w:tabs>
        <w:ind w:firstLine="720"/>
        <w:rPr>
          <w:rFonts w:ascii="Times New Roman" w:hAnsi="Times New Roman" w:cs="Times New Roman"/>
          <w:noProof/>
          <w:lang w:val="en-US"/>
        </w:rPr>
      </w:pPr>
      <w:r w:rsidRPr="00D3493F">
        <w:rPr>
          <w:noProof/>
          <w:lang w:val="en-US"/>
        </w:rPr>
        <w:t>[Wetterhall(2005)]  Wetterhall, F.: Statistical Downscaling of Precipitation from Large-scale Atmospheric Circulation: Comparison of Methods and Climate Regions, Ph.D. thesis, Uppsala University, 2005.</w:t>
      </w:r>
    </w:p>
    <w:p w:rsidR="00A11BB9" w:rsidRPr="00D3493F" w:rsidRDefault="00A11BB9">
      <w:pPr>
        <w:tabs>
          <w:tab w:val="center" w:pos="4800"/>
          <w:tab w:val="right" w:pos="9500"/>
        </w:tabs>
        <w:ind w:firstLine="720"/>
        <w:rPr>
          <w:rFonts w:ascii="Times New Roman" w:hAnsi="Times New Roman" w:cs="Times New Roman"/>
          <w:noProof/>
          <w:lang w:val="en-US"/>
        </w:rPr>
      </w:pPr>
    </w:p>
    <w:p w:rsidR="00A11BB9" w:rsidRPr="00D3493F" w:rsidRDefault="00A11BB9">
      <w:pPr>
        <w:tabs>
          <w:tab w:val="center" w:pos="4800"/>
          <w:tab w:val="right" w:pos="9500"/>
        </w:tabs>
        <w:ind w:firstLine="720"/>
        <w:rPr>
          <w:rFonts w:ascii="Times New Roman" w:hAnsi="Times New Roman" w:cs="Times New Roman"/>
          <w:noProof/>
          <w:lang w:val="en-US"/>
        </w:rPr>
      </w:pPr>
    </w:p>
    <w:p w:rsidR="00A11BB9" w:rsidRPr="00D3493F" w:rsidRDefault="00A11BB9">
      <w:pPr>
        <w:tabs>
          <w:tab w:val="center" w:pos="4800"/>
          <w:tab w:val="right" w:pos="9500"/>
        </w:tabs>
        <w:ind w:firstLine="720"/>
        <w:rPr>
          <w:rFonts w:ascii="Times New Roman" w:hAnsi="Times New Roman" w:cs="Times New Roman"/>
          <w:noProof/>
          <w:lang w:val="en-US"/>
        </w:rPr>
      </w:pPr>
      <w:r w:rsidRPr="00D3493F">
        <w:rPr>
          <w:noProof/>
          <w:lang w:val="en-US"/>
        </w:rPr>
        <w:t xml:space="preserve">[Wilks(2006)]  Wilks, D. S.: Statistical Methods in the Atmospheric Sciences: An </w:t>
      </w:r>
      <w:r w:rsidRPr="00D3493F">
        <w:rPr>
          <w:noProof/>
          <w:lang w:val="en-US"/>
        </w:rPr>
        <w:lastRenderedPageBreak/>
        <w:t>Introduction. 2nd edition, Elsevier, 2006.</w:t>
      </w:r>
    </w:p>
    <w:p w:rsidR="00A11BB9" w:rsidRPr="00D3493F" w:rsidRDefault="00A11BB9">
      <w:pPr>
        <w:tabs>
          <w:tab w:val="center" w:pos="4800"/>
          <w:tab w:val="right" w:pos="9500"/>
        </w:tabs>
        <w:ind w:firstLine="720"/>
        <w:rPr>
          <w:rFonts w:ascii="Times New Roman" w:hAnsi="Times New Roman" w:cs="Times New Roman"/>
          <w:noProof/>
          <w:lang w:val="en-US"/>
        </w:rPr>
      </w:pPr>
    </w:p>
    <w:p w:rsidR="00A11BB9" w:rsidRPr="00D3493F" w:rsidRDefault="00A11BB9">
      <w:pPr>
        <w:tabs>
          <w:tab w:val="center" w:pos="4800"/>
          <w:tab w:val="right" w:pos="9500"/>
        </w:tabs>
        <w:ind w:firstLine="720"/>
        <w:rPr>
          <w:rFonts w:ascii="Times New Roman" w:hAnsi="Times New Roman" w:cs="Times New Roman"/>
          <w:noProof/>
          <w:lang w:val="en-US"/>
        </w:rPr>
      </w:pPr>
    </w:p>
    <w:p w:rsidR="00A11BB9" w:rsidRPr="00D3493F" w:rsidRDefault="00A11BB9">
      <w:pPr>
        <w:tabs>
          <w:tab w:val="center" w:pos="4800"/>
          <w:tab w:val="right" w:pos="9500"/>
        </w:tabs>
        <w:ind w:firstLine="720"/>
        <w:rPr>
          <w:rFonts w:ascii="Times New Roman" w:hAnsi="Times New Roman" w:cs="Times New Roman"/>
          <w:noProof/>
          <w:lang w:val="en-US"/>
        </w:rPr>
      </w:pPr>
      <w:r w:rsidRPr="00D3493F">
        <w:rPr>
          <w:noProof/>
          <w:lang w:val="en-US"/>
        </w:rPr>
        <w:t>[Wilson and Yacowar(1980)]  Wilson, L. J. and Yacowar, N.: Statistical weather element forecasting in the Canadian Weather Service, in: Proceedings of the WMO Symposium on Probabilistic and Statistical Methods in Weather Forecasting, pp. 40–406, Nice, 1980.</w:t>
      </w:r>
    </w:p>
    <w:p w:rsidR="00A11BB9" w:rsidRPr="00D3493F" w:rsidRDefault="00A11BB9">
      <w:pPr>
        <w:tabs>
          <w:tab w:val="center" w:pos="4800"/>
          <w:tab w:val="right" w:pos="9500"/>
        </w:tabs>
        <w:ind w:firstLine="720"/>
        <w:rPr>
          <w:rFonts w:ascii="Times New Roman" w:hAnsi="Times New Roman" w:cs="Times New Roman"/>
          <w:noProof/>
          <w:lang w:val="en-US"/>
        </w:rPr>
      </w:pPr>
    </w:p>
    <w:p w:rsidR="00A11BB9" w:rsidRPr="00D3493F" w:rsidRDefault="00A11BB9">
      <w:pPr>
        <w:tabs>
          <w:tab w:val="center" w:pos="4800"/>
          <w:tab w:val="right" w:pos="9500"/>
        </w:tabs>
        <w:ind w:firstLine="720"/>
        <w:rPr>
          <w:rFonts w:ascii="Times New Roman" w:hAnsi="Times New Roman" w:cs="Times New Roman"/>
          <w:noProof/>
          <w:lang w:val="en-US"/>
        </w:rPr>
      </w:pPr>
    </w:p>
    <w:p w:rsidR="00A11BB9" w:rsidRPr="00D3493F" w:rsidRDefault="00A11BB9">
      <w:pPr>
        <w:tabs>
          <w:tab w:val="center" w:pos="4800"/>
          <w:tab w:val="right" w:pos="9500"/>
        </w:tabs>
        <w:ind w:firstLine="720"/>
        <w:rPr>
          <w:rFonts w:ascii="Times New Roman" w:hAnsi="Times New Roman" w:cs="Times New Roman"/>
          <w:noProof/>
          <w:lang w:val="en-US"/>
        </w:rPr>
      </w:pPr>
      <w:r w:rsidRPr="00D3493F">
        <w:rPr>
          <w:noProof/>
          <w:lang w:val="en-US"/>
        </w:rPr>
        <w:t>[Wilson and Vallî(2002)]  Wilson, L. and Vallée, M.: The Canadian updateable model output statistics (UMOS) system: Design and development tests, Weather and Forecasting, 17, 206–222, 2002.</w:t>
      </w:r>
    </w:p>
    <w:p w:rsidR="00A11BB9" w:rsidRPr="00D3493F" w:rsidRDefault="00A11BB9">
      <w:pPr>
        <w:tabs>
          <w:tab w:val="center" w:pos="4800"/>
          <w:tab w:val="right" w:pos="9500"/>
        </w:tabs>
        <w:ind w:firstLine="720"/>
        <w:rPr>
          <w:rFonts w:ascii="Times New Roman" w:hAnsi="Times New Roman" w:cs="Times New Roman"/>
          <w:noProof/>
          <w:lang w:val="en-US"/>
        </w:rPr>
      </w:pPr>
    </w:p>
    <w:p w:rsidR="00A11BB9" w:rsidRPr="00D3493F" w:rsidRDefault="00A11BB9">
      <w:pPr>
        <w:tabs>
          <w:tab w:val="center" w:pos="4800"/>
          <w:tab w:val="right" w:pos="9500"/>
        </w:tabs>
        <w:ind w:firstLine="720"/>
        <w:rPr>
          <w:rFonts w:ascii="Times New Roman" w:hAnsi="Times New Roman" w:cs="Times New Roman"/>
          <w:noProof/>
          <w:lang w:val="en-US"/>
        </w:rPr>
      </w:pPr>
    </w:p>
    <w:p w:rsidR="00A11BB9" w:rsidRPr="00D3493F" w:rsidRDefault="00A11BB9">
      <w:pPr>
        <w:tabs>
          <w:tab w:val="center" w:pos="4800"/>
          <w:tab w:val="right" w:pos="9500"/>
        </w:tabs>
        <w:ind w:firstLine="720"/>
        <w:rPr>
          <w:rFonts w:ascii="Times New Roman" w:hAnsi="Times New Roman" w:cs="Times New Roman"/>
          <w:noProof/>
          <w:lang w:val="en-US"/>
        </w:rPr>
      </w:pPr>
      <w:r w:rsidRPr="00D3493F">
        <w:rPr>
          <w:noProof/>
          <w:lang w:val="en-US"/>
        </w:rPr>
        <w:t>[Woodcock(1980)]  Woodcock, F.: On the use of analogues to improve regression forecasts, Monthly Weather Review, 108, 292–297,  URL   http://journals.ametsoc.org/doi/abs/10.1175/1520-0493(1980)108%3C0292%3AOTUOAT%3E2.0.CO%3B2 , 1980.</w:t>
      </w:r>
    </w:p>
    <w:p w:rsidR="00A11BB9" w:rsidRPr="00D3493F" w:rsidRDefault="00A11BB9">
      <w:pPr>
        <w:tabs>
          <w:tab w:val="center" w:pos="4800"/>
          <w:tab w:val="right" w:pos="9500"/>
        </w:tabs>
        <w:ind w:firstLine="720"/>
        <w:rPr>
          <w:rFonts w:ascii="Times New Roman" w:hAnsi="Times New Roman" w:cs="Times New Roman"/>
          <w:noProof/>
          <w:lang w:val="en-US"/>
        </w:rPr>
      </w:pPr>
    </w:p>
    <w:p w:rsidR="00A11BB9" w:rsidRPr="00D3493F" w:rsidRDefault="00A11BB9">
      <w:pPr>
        <w:tabs>
          <w:tab w:val="center" w:pos="4800"/>
          <w:tab w:val="right" w:pos="9500"/>
        </w:tabs>
        <w:ind w:firstLine="720"/>
        <w:rPr>
          <w:rFonts w:ascii="Times New Roman" w:hAnsi="Times New Roman" w:cs="Times New Roman"/>
          <w:noProof/>
          <w:lang w:val="en-US"/>
        </w:rPr>
      </w:pPr>
    </w:p>
    <w:p w:rsidR="00A11BB9" w:rsidRPr="00D3493F" w:rsidRDefault="00A11BB9">
      <w:pPr>
        <w:tabs>
          <w:tab w:val="center" w:pos="4800"/>
          <w:tab w:val="right" w:pos="9500"/>
        </w:tabs>
        <w:ind w:firstLine="720"/>
        <w:rPr>
          <w:rFonts w:ascii="Times New Roman" w:hAnsi="Times New Roman" w:cs="Times New Roman"/>
          <w:noProof/>
          <w:lang w:val="en-US"/>
        </w:rPr>
      </w:pPr>
      <w:r w:rsidRPr="00D3493F">
        <w:rPr>
          <w:noProof/>
          <w:lang w:val="en-US"/>
        </w:rPr>
        <w:t>[Zorita and Storch(1999)]  Zorita, E. and Storch, H. V.: The analog method as a simple statistical downscaling technique: comparison with more complicated methods, Journal of climate, 12, 2474–2489,  URL   http://journals.ametsoc.org/doi/abs/10.1175/1520-0442(1999)012%3C2474%3ATAMAAS%3E2.0.CO%3B2 , 1999.</w:t>
      </w:r>
    </w:p>
    <w:p w:rsidR="00A11BB9" w:rsidRPr="00D3493F" w:rsidRDefault="00A11BB9">
      <w:pPr>
        <w:tabs>
          <w:tab w:val="center" w:pos="4800"/>
          <w:tab w:val="right" w:pos="9500"/>
        </w:tabs>
        <w:ind w:firstLine="720"/>
        <w:rPr>
          <w:rFonts w:ascii="Times New Roman" w:hAnsi="Times New Roman" w:cs="Times New Roman"/>
          <w:noProof/>
          <w:lang w:val="en-US"/>
        </w:rPr>
      </w:pPr>
    </w:p>
    <w:p w:rsidR="00A11BB9" w:rsidRPr="00D3493F" w:rsidRDefault="00A11BB9">
      <w:pPr>
        <w:tabs>
          <w:tab w:val="center" w:pos="4800"/>
          <w:tab w:val="right" w:pos="9500"/>
        </w:tabs>
        <w:ind w:firstLine="720"/>
        <w:jc w:val="both"/>
        <w:rPr>
          <w:rFonts w:ascii="Times New Roman" w:hAnsi="Times New Roman" w:cs="Times New Roman"/>
          <w:noProof/>
          <w:lang w:val="en-US"/>
        </w:rPr>
      </w:pPr>
    </w:p>
    <w:p w:rsidR="00A11BB9" w:rsidRPr="00D3493F" w:rsidRDefault="00A11BB9">
      <w:pPr>
        <w:tabs>
          <w:tab w:val="center" w:pos="4800"/>
          <w:tab w:val="right" w:pos="9500"/>
        </w:tabs>
        <w:ind w:firstLine="720"/>
        <w:jc w:val="both"/>
        <w:rPr>
          <w:rFonts w:ascii="Times New Roman" w:hAnsi="Times New Roman" w:cs="Times New Roman"/>
          <w:noProof/>
          <w:lang w:val="en-US"/>
        </w:rPr>
      </w:pPr>
    </w:p>
    <w:sectPr w:rsidR="00A11BB9" w:rsidRPr="00D3493F" w:rsidSect="00A11BB9">
      <w:type w:val="continuous"/>
      <w:pgSz w:w="12240" w:h="15840"/>
      <w:pgMar w:top="1417" w:right="1417" w:bottom="1417" w:left="1417" w:header="720" w:footer="720" w:gutter="0"/>
      <w:cols w:space="720"/>
      <w:noEndnote/>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obled" w:date="2015-12-08T12:06:00Z" w:initials="o">
    <w:p w:rsidR="004F1130" w:rsidRDefault="004F1130">
      <w:pPr>
        <w:pStyle w:val="Commentaire"/>
      </w:pPr>
      <w:r>
        <w:rPr>
          <w:rStyle w:val="Marquedecommentaire"/>
        </w:rPr>
        <w:annotationRef/>
      </w:r>
      <w:r>
        <w:t xml:space="preserve"> Qu’est-ce que ça veut dire ? </w:t>
      </w:r>
      <w:proofErr w:type="gramStart"/>
      <w:r>
        <w:t>screening</w:t>
      </w:r>
      <w:proofErr w:type="gramEnd"/>
      <w:r>
        <w:t> ?</w:t>
      </w:r>
    </w:p>
  </w:comment>
  <w:comment w:id="36" w:author="obled" w:date="2015-12-08T12:06:00Z" w:initials="o">
    <w:p w:rsidR="004F1130" w:rsidRDefault="004F1130">
      <w:pPr>
        <w:pStyle w:val="Commentaire"/>
      </w:pPr>
      <w:r>
        <w:rPr>
          <w:rStyle w:val="Marquedecommentaire"/>
        </w:rPr>
        <w:annotationRef/>
      </w:r>
      <w:r>
        <w:t xml:space="preserve"> On laisse ? </w:t>
      </w:r>
      <w:proofErr w:type="gramStart"/>
      <w:r>
        <w:t>on</w:t>
      </w:r>
      <w:proofErr w:type="gramEnd"/>
      <w:r>
        <w:t xml:space="preserve"> vient de le définir plus haut ?</w:t>
      </w:r>
    </w:p>
  </w:comment>
  <w:comment w:id="72" w:author="obled" w:date="2015-12-08T12:06:00Z" w:initials="o">
    <w:p w:rsidR="004F1130" w:rsidRDefault="004F1130">
      <w:pPr>
        <w:pStyle w:val="Commentaire"/>
      </w:pPr>
      <w:r>
        <w:rPr>
          <w:rStyle w:val="Marquedecommentaire"/>
        </w:rPr>
        <w:annotationRef/>
      </w:r>
      <w:r>
        <w:t>Je supprimerais ce paragraphe, en commençant par les applications plus générales</w:t>
      </w:r>
    </w:p>
  </w:comment>
  <w:comment w:id="97" w:author="obled" w:date="2015-12-08T12:06:00Z" w:initials="o">
    <w:p w:rsidR="004F1130" w:rsidRDefault="004F1130">
      <w:pPr>
        <w:pStyle w:val="Commentaire"/>
      </w:pPr>
      <w:r>
        <w:rPr>
          <w:rStyle w:val="Marquedecommentaire"/>
        </w:rPr>
        <w:annotationRef/>
      </w:r>
      <w:r>
        <w:t xml:space="preserve"> Car la </w:t>
      </w:r>
      <w:proofErr w:type="spellStart"/>
      <w:r>
        <w:t>regressin</w:t>
      </w:r>
      <w:proofErr w:type="spellEnd"/>
      <w:r>
        <w:t xml:space="preserve"> était aussi probabiliste avec la distribution des résidus</w:t>
      </w:r>
    </w:p>
  </w:comment>
  <w:comment w:id="106" w:author="obled" w:date="2015-12-08T12:06:00Z" w:initials="o">
    <w:p w:rsidR="004F1130" w:rsidRDefault="004F1130">
      <w:pPr>
        <w:pStyle w:val="Commentaire"/>
      </w:pPr>
      <w:r>
        <w:rPr>
          <w:rStyle w:val="Marquedecommentaire"/>
        </w:rPr>
        <w:annotationRef/>
      </w:r>
      <w:r>
        <w:t>C’est quoi</w:t>
      </w:r>
    </w:p>
  </w:comment>
  <w:comment w:id="101" w:author="obled" w:date="2015-12-08T12:06:00Z" w:initials="o">
    <w:p w:rsidR="004F1130" w:rsidRDefault="004F1130">
      <w:pPr>
        <w:pStyle w:val="Commentaire"/>
      </w:pPr>
      <w:r>
        <w:rPr>
          <w:rStyle w:val="Marquedecommentaire"/>
        </w:rPr>
        <w:annotationRef/>
      </w:r>
      <w:r>
        <w:t>Ça me semble un peu long, et avec des références difficiles d’accès ce qui va faire tiquer les réviseurs… Tu ne condenserais pas ?</w:t>
      </w:r>
    </w:p>
  </w:comment>
  <w:comment w:id="109" w:author="obled" w:date="2015-12-08T12:06:00Z" w:initials="o">
    <w:p w:rsidR="004F1130" w:rsidRDefault="004F1130">
      <w:pPr>
        <w:pStyle w:val="Commentaire"/>
      </w:pPr>
      <w:r>
        <w:rPr>
          <w:rStyle w:val="Marquedecommentaire"/>
        </w:rPr>
        <w:annotationRef/>
      </w:r>
      <w:r>
        <w:t xml:space="preserve">Tu veux montrer </w:t>
      </w:r>
      <w:proofErr w:type="spellStart"/>
      <w:r>
        <w:t>quoii</w:t>
      </w:r>
      <w:proofErr w:type="spellEnd"/>
      <w:r>
        <w:t xml:space="preserve"> avec ce tableau ? </w:t>
      </w:r>
      <w:proofErr w:type="gramStart"/>
      <w:r>
        <w:t>que</w:t>
      </w:r>
      <w:proofErr w:type="gramEnd"/>
      <w:r>
        <w:t xml:space="preserve"> ton </w:t>
      </w:r>
      <w:proofErr w:type="spellStart"/>
      <w:r>
        <w:t>identifieur</w:t>
      </w:r>
      <w:proofErr w:type="spellEnd"/>
      <w:r>
        <w:t xml:space="preserve"> ne dit pas tout ?! bon ça c’est méchant</w:t>
      </w:r>
      <w:proofErr w:type="gramStart"/>
      <w:r>
        <w:t>..</w:t>
      </w:r>
      <w:proofErr w:type="gramEnd"/>
      <w:r>
        <w:t xml:space="preserve"> ; </w:t>
      </w:r>
      <w:proofErr w:type="gramStart"/>
      <w:r>
        <w:t>mais</w:t>
      </w:r>
      <w:proofErr w:type="gramEnd"/>
      <w:r>
        <w:t xml:space="preserve"> pour quoi un tel détail qui n’</w:t>
      </w:r>
      <w:proofErr w:type="spellStart"/>
      <w:r>
        <w:t>interesse</w:t>
      </w:r>
      <w:proofErr w:type="spellEnd"/>
      <w:r>
        <w:t xml:space="preserve"> pas forcément le lecteur ?</w:t>
      </w:r>
    </w:p>
  </w:comment>
  <w:comment w:id="131" w:author="obled" w:date="2015-12-08T12:06:00Z" w:initials="o">
    <w:p w:rsidR="004F1130" w:rsidRDefault="004F1130">
      <w:pPr>
        <w:pStyle w:val="Commentaire"/>
      </w:pPr>
      <w:r>
        <w:rPr>
          <w:rStyle w:val="Marquedecommentaire"/>
        </w:rPr>
        <w:annotationRef/>
      </w:r>
      <w:r>
        <w:t>?</w:t>
      </w:r>
    </w:p>
  </w:comment>
  <w:comment w:id="155" w:author="obled" w:date="2015-12-08T12:06:00Z" w:initials="o">
    <w:p w:rsidR="004F1130" w:rsidRDefault="004F1130">
      <w:pPr>
        <w:pStyle w:val="Commentaire"/>
      </w:pPr>
      <w:r>
        <w:rPr>
          <w:rStyle w:val="Marquedecommentaire"/>
        </w:rPr>
        <w:annotationRef/>
      </w:r>
      <w:r>
        <w:t>Adaptation du nombre d’analogues</w:t>
      </w:r>
    </w:p>
  </w:comment>
  <w:comment w:id="205" w:author="obled" w:date="2015-12-08T12:06:00Z" w:initials="o">
    <w:p w:rsidR="004F1130" w:rsidRDefault="004F1130">
      <w:pPr>
        <w:pStyle w:val="Commentaire"/>
      </w:pPr>
      <w:r>
        <w:rPr>
          <w:rStyle w:val="Marquedecommentaire"/>
        </w:rPr>
        <w:annotationRef/>
      </w:r>
      <w:r>
        <w:t>C’est quoi t’</w:t>
      </w:r>
      <w:proofErr w:type="spellStart"/>
      <w:r>
        <w:t>estce</w:t>
      </w:r>
      <w:proofErr w:type="spellEnd"/>
      <w:proofErr w:type="gramStart"/>
      <w:r>
        <w:t>..</w:t>
      </w:r>
      <w:proofErr w:type="gramEnd"/>
      <w:r>
        <w:t> ??</w:t>
      </w:r>
    </w:p>
  </w:comment>
  <w:comment w:id="224" w:author="obled" w:date="2015-12-08T12:06:00Z" w:initials="o">
    <w:p w:rsidR="004F1130" w:rsidRDefault="004F1130">
      <w:pPr>
        <w:pStyle w:val="Commentaire"/>
      </w:pPr>
      <w:r>
        <w:rPr>
          <w:rStyle w:val="Marquedecommentaire"/>
        </w:rPr>
        <w:annotationRef/>
      </w:r>
      <w:r>
        <w:t xml:space="preserve"> Ici on aurait pu citer Marty c’est plus frais comme travaux ?</w:t>
      </w:r>
    </w:p>
  </w:comment>
  <w:comment w:id="272" w:author="obled" w:date="2015-12-08T12:06:00Z" w:initials="o">
    <w:p w:rsidR="004F1130" w:rsidRDefault="004F1130">
      <w:pPr>
        <w:pStyle w:val="Commentaire"/>
      </w:pPr>
      <w:r>
        <w:rPr>
          <w:rStyle w:val="Marquedecommentaire"/>
        </w:rPr>
        <w:annotationRef/>
      </w:r>
      <w:r>
        <w:t>Tu veux dire quoi là ?</w:t>
      </w:r>
    </w:p>
  </w:comment>
  <w:comment w:id="275" w:author="obled" w:date="2015-12-08T12:06:00Z" w:initials="o">
    <w:p w:rsidR="004F1130" w:rsidRDefault="004F1130">
      <w:pPr>
        <w:pStyle w:val="Commentaire"/>
      </w:pPr>
      <w:r>
        <w:rPr>
          <w:rStyle w:val="Marquedecommentaire"/>
        </w:rPr>
        <w:annotationRef/>
      </w:r>
      <w:r>
        <w:t xml:space="preserve"> Tu veux dire quoi ?</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D48B4" w:rsidRDefault="007D48B4" w:rsidP="00A11BB9">
      <w:r>
        <w:separator/>
      </w:r>
    </w:p>
  </w:endnote>
  <w:endnote w:type="continuationSeparator" w:id="0">
    <w:p w:rsidR="007D48B4" w:rsidRDefault="007D48B4">
      <w:pPr>
        <w:rPr>
          <w:rFonts w:ascii="Times New Roman" w:hAnsi="Times New Roman" w:cs="Times New Roman"/>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D48B4" w:rsidRDefault="007D48B4" w:rsidP="00A11BB9">
      <w:r>
        <w:separator/>
      </w:r>
    </w:p>
  </w:footnote>
  <w:footnote w:type="continuationSeparator" w:id="0">
    <w:p w:rsidR="007D48B4" w:rsidRDefault="007D48B4" w:rsidP="00A11BB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71B23F4"/>
    <w:multiLevelType w:val="hybridMultilevel"/>
    <w:tmpl w:val="1F9C1384"/>
    <w:lvl w:ilvl="0" w:tplc="1C508C92">
      <w:numFmt w:val="bullet"/>
      <w:lvlText w:val="-"/>
      <w:lvlJc w:val="left"/>
      <w:pPr>
        <w:ind w:left="1080" w:hanging="360"/>
      </w:pPr>
      <w:rPr>
        <w:rFonts w:ascii="Calibri" w:eastAsiaTheme="minorEastAsia"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embedSystemFonts/>
  <w:bordersDoNotSurroundHeader/>
  <w:bordersDoNotSurroundFooter/>
  <w:proofState w:spelling="clean" w:grammar="clean"/>
  <w:trackRevisions/>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BB9"/>
    <w:rsid w:val="00021F8F"/>
    <w:rsid w:val="00081BDA"/>
    <w:rsid w:val="00087B28"/>
    <w:rsid w:val="000A7817"/>
    <w:rsid w:val="000C728F"/>
    <w:rsid w:val="000D7085"/>
    <w:rsid w:val="001E58FD"/>
    <w:rsid w:val="001F3630"/>
    <w:rsid w:val="00235538"/>
    <w:rsid w:val="002F6489"/>
    <w:rsid w:val="002F74C2"/>
    <w:rsid w:val="0035697B"/>
    <w:rsid w:val="00375AB5"/>
    <w:rsid w:val="0049738C"/>
    <w:rsid w:val="004F0928"/>
    <w:rsid w:val="004F1130"/>
    <w:rsid w:val="00566927"/>
    <w:rsid w:val="00792C01"/>
    <w:rsid w:val="0079638A"/>
    <w:rsid w:val="007D0186"/>
    <w:rsid w:val="007D48B4"/>
    <w:rsid w:val="008A20F9"/>
    <w:rsid w:val="008E14E9"/>
    <w:rsid w:val="009C083D"/>
    <w:rsid w:val="00A010B5"/>
    <w:rsid w:val="00A11BB9"/>
    <w:rsid w:val="00A52DE3"/>
    <w:rsid w:val="00AD5CFB"/>
    <w:rsid w:val="00AE60E5"/>
    <w:rsid w:val="00B53207"/>
    <w:rsid w:val="00C547D5"/>
    <w:rsid w:val="00C85E78"/>
    <w:rsid w:val="00CA5755"/>
    <w:rsid w:val="00D20A9A"/>
    <w:rsid w:val="00D3493F"/>
    <w:rsid w:val="00DA51A6"/>
    <w:rsid w:val="00E039DA"/>
    <w:rsid w:val="00E82053"/>
    <w:rsid w:val="00E96F32"/>
    <w:rsid w:val="00EF31E1"/>
    <w:rsid w:val="00F62D53"/>
    <w:rsid w:val="00FD3AC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autoSpaceDE w:val="0"/>
      <w:autoSpaceDN w:val="0"/>
      <w:adjustRightInd w:val="0"/>
      <w:spacing w:after="0" w:line="240" w:lineRule="auto"/>
    </w:pPr>
    <w:rPr>
      <w:rFonts w:ascii="Calibri" w:hAnsi="Calibri" w:cs="Calibri"/>
      <w:sz w:val="24"/>
      <w:szCs w:val="24"/>
    </w:rPr>
  </w:style>
  <w:style w:type="paragraph" w:styleId="Titre1">
    <w:name w:val="heading 1"/>
    <w:basedOn w:val="Normal"/>
    <w:next w:val="Normal"/>
    <w:link w:val="Titre1Car"/>
    <w:uiPriority w:val="99"/>
    <w:qFormat/>
    <w:pPr>
      <w:ind w:firstLine="720"/>
      <w:outlineLvl w:val="0"/>
    </w:pPr>
    <w:rPr>
      <w:b/>
      <w:bCs/>
      <w:noProof/>
      <w:sz w:val="38"/>
      <w:szCs w:val="38"/>
    </w:rPr>
  </w:style>
  <w:style w:type="paragraph" w:styleId="Titre2">
    <w:name w:val="heading 2"/>
    <w:basedOn w:val="Normal"/>
    <w:next w:val="Normal"/>
    <w:link w:val="Titre2Car"/>
    <w:uiPriority w:val="99"/>
    <w:qFormat/>
    <w:pPr>
      <w:ind w:firstLine="720"/>
      <w:outlineLvl w:val="1"/>
    </w:pPr>
    <w:rPr>
      <w:b/>
      <w:bCs/>
      <w:noProof/>
      <w:sz w:val="32"/>
      <w:szCs w:val="32"/>
    </w:rPr>
  </w:style>
  <w:style w:type="paragraph" w:styleId="Titre3">
    <w:name w:val="heading 3"/>
    <w:basedOn w:val="Normal"/>
    <w:next w:val="Normal"/>
    <w:link w:val="Titre3Car"/>
    <w:uiPriority w:val="99"/>
    <w:qFormat/>
    <w:pPr>
      <w:ind w:firstLine="720"/>
      <w:outlineLvl w:val="2"/>
    </w:pPr>
    <w:rPr>
      <w:b/>
      <w:bCs/>
      <w:noProof/>
      <w:sz w:val="28"/>
      <w:szCs w:val="28"/>
    </w:rPr>
  </w:style>
  <w:style w:type="paragraph" w:styleId="Titre4">
    <w:name w:val="heading 4"/>
    <w:basedOn w:val="Normal"/>
    <w:next w:val="Normal"/>
    <w:link w:val="Titre4Car"/>
    <w:uiPriority w:val="99"/>
    <w:qFormat/>
    <w:pPr>
      <w:ind w:firstLine="720"/>
      <w:outlineLvl w:val="3"/>
    </w:pPr>
    <w:rPr>
      <w:b/>
      <w:bCs/>
      <w:noProof/>
    </w:rPr>
  </w:style>
  <w:style w:type="paragraph" w:styleId="Titre5">
    <w:name w:val="heading 5"/>
    <w:basedOn w:val="Normal"/>
    <w:next w:val="Normal"/>
    <w:link w:val="Titre5Car"/>
    <w:uiPriority w:val="99"/>
    <w:qFormat/>
    <w:pPr>
      <w:ind w:firstLine="720"/>
      <w:outlineLvl w:val="4"/>
    </w:pPr>
    <w:rPr>
      <w:b/>
      <w:bCs/>
      <w:noProof/>
      <w:sz w:val="32"/>
      <w:szCs w:val="32"/>
    </w:rPr>
  </w:style>
  <w:style w:type="paragraph" w:styleId="Titre6">
    <w:name w:val="heading 6"/>
    <w:basedOn w:val="Normal"/>
    <w:next w:val="Normal"/>
    <w:link w:val="Titre6Car"/>
    <w:uiPriority w:val="99"/>
    <w:qFormat/>
    <w:pPr>
      <w:ind w:firstLine="720"/>
      <w:outlineLvl w:val="5"/>
    </w:pPr>
    <w:rPr>
      <w:b/>
      <w:bCs/>
      <w:noProof/>
      <w:sz w:val="46"/>
      <w:szCs w:val="4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11BB9"/>
    <w:rPr>
      <w:rFonts w:asciiTheme="majorHAnsi" w:eastAsiaTheme="majorEastAsia" w:hAnsiTheme="majorHAnsi" w:cstheme="majorBidi"/>
      <w:b/>
      <w:bCs/>
      <w:kern w:val="32"/>
      <w:sz w:val="32"/>
      <w:szCs w:val="32"/>
    </w:rPr>
  </w:style>
  <w:style w:type="character" w:customStyle="1" w:styleId="Titre2Car">
    <w:name w:val="Titre 2 Car"/>
    <w:basedOn w:val="Policepardfaut"/>
    <w:link w:val="Titre2"/>
    <w:uiPriority w:val="9"/>
    <w:semiHidden/>
    <w:rsid w:val="00A11BB9"/>
    <w:rPr>
      <w:rFonts w:asciiTheme="majorHAnsi" w:eastAsiaTheme="majorEastAsia" w:hAnsiTheme="majorHAnsi" w:cstheme="majorBidi"/>
      <w:b/>
      <w:bCs/>
      <w:i/>
      <w:iCs/>
      <w:sz w:val="28"/>
      <w:szCs w:val="28"/>
    </w:rPr>
  </w:style>
  <w:style w:type="character" w:customStyle="1" w:styleId="Titre3Car">
    <w:name w:val="Titre 3 Car"/>
    <w:basedOn w:val="Policepardfaut"/>
    <w:link w:val="Titre3"/>
    <w:uiPriority w:val="9"/>
    <w:semiHidden/>
    <w:rsid w:val="00A11BB9"/>
    <w:rPr>
      <w:rFonts w:asciiTheme="majorHAnsi" w:eastAsiaTheme="majorEastAsia" w:hAnsiTheme="majorHAnsi" w:cstheme="majorBidi"/>
      <w:b/>
      <w:bCs/>
      <w:sz w:val="26"/>
      <w:szCs w:val="26"/>
    </w:rPr>
  </w:style>
  <w:style w:type="character" w:customStyle="1" w:styleId="Titre4Car">
    <w:name w:val="Titre 4 Car"/>
    <w:basedOn w:val="Policepardfaut"/>
    <w:link w:val="Titre4"/>
    <w:uiPriority w:val="9"/>
    <w:semiHidden/>
    <w:rsid w:val="00A11BB9"/>
    <w:rPr>
      <w:b/>
      <w:bCs/>
      <w:sz w:val="28"/>
      <w:szCs w:val="28"/>
    </w:rPr>
  </w:style>
  <w:style w:type="character" w:customStyle="1" w:styleId="Titre5Car">
    <w:name w:val="Titre 5 Car"/>
    <w:basedOn w:val="Policepardfaut"/>
    <w:link w:val="Titre5"/>
    <w:uiPriority w:val="9"/>
    <w:semiHidden/>
    <w:rsid w:val="00A11BB9"/>
    <w:rPr>
      <w:b/>
      <w:bCs/>
      <w:i/>
      <w:iCs/>
      <w:sz w:val="26"/>
      <w:szCs w:val="26"/>
    </w:rPr>
  </w:style>
  <w:style w:type="character" w:customStyle="1" w:styleId="Titre6Car">
    <w:name w:val="Titre 6 Car"/>
    <w:basedOn w:val="Policepardfaut"/>
    <w:link w:val="Titre6"/>
    <w:uiPriority w:val="9"/>
    <w:semiHidden/>
    <w:rsid w:val="00A11BB9"/>
    <w:rPr>
      <w:b/>
      <w:bCs/>
    </w:rPr>
  </w:style>
  <w:style w:type="character" w:styleId="Marquedecommentaire">
    <w:name w:val="annotation reference"/>
    <w:basedOn w:val="Policepardfaut"/>
    <w:uiPriority w:val="99"/>
    <w:semiHidden/>
    <w:unhideWhenUsed/>
    <w:rsid w:val="00087B28"/>
    <w:rPr>
      <w:sz w:val="16"/>
      <w:szCs w:val="16"/>
    </w:rPr>
  </w:style>
  <w:style w:type="paragraph" w:styleId="Commentaire">
    <w:name w:val="annotation text"/>
    <w:basedOn w:val="Normal"/>
    <w:link w:val="CommentaireCar"/>
    <w:uiPriority w:val="99"/>
    <w:semiHidden/>
    <w:unhideWhenUsed/>
    <w:rsid w:val="00087B28"/>
    <w:rPr>
      <w:sz w:val="20"/>
      <w:szCs w:val="20"/>
    </w:rPr>
  </w:style>
  <w:style w:type="character" w:customStyle="1" w:styleId="CommentaireCar">
    <w:name w:val="Commentaire Car"/>
    <w:basedOn w:val="Policepardfaut"/>
    <w:link w:val="Commentaire"/>
    <w:uiPriority w:val="99"/>
    <w:semiHidden/>
    <w:rsid w:val="00087B28"/>
    <w:rPr>
      <w:rFonts w:ascii="Calibri" w:hAnsi="Calibri" w:cs="Calibri"/>
      <w:sz w:val="20"/>
      <w:szCs w:val="20"/>
    </w:rPr>
  </w:style>
  <w:style w:type="paragraph" w:styleId="Objetducommentaire">
    <w:name w:val="annotation subject"/>
    <w:basedOn w:val="Commentaire"/>
    <w:next w:val="Commentaire"/>
    <w:link w:val="ObjetducommentaireCar"/>
    <w:uiPriority w:val="99"/>
    <w:semiHidden/>
    <w:unhideWhenUsed/>
    <w:rsid w:val="00087B28"/>
    <w:rPr>
      <w:b/>
      <w:bCs/>
    </w:rPr>
  </w:style>
  <w:style w:type="character" w:customStyle="1" w:styleId="ObjetducommentaireCar">
    <w:name w:val="Objet du commentaire Car"/>
    <w:basedOn w:val="CommentaireCar"/>
    <w:link w:val="Objetducommentaire"/>
    <w:uiPriority w:val="99"/>
    <w:semiHidden/>
    <w:rsid w:val="00087B28"/>
    <w:rPr>
      <w:rFonts w:ascii="Calibri" w:hAnsi="Calibri" w:cs="Calibri"/>
      <w:b/>
      <w:bCs/>
      <w:sz w:val="20"/>
      <w:szCs w:val="20"/>
    </w:rPr>
  </w:style>
  <w:style w:type="paragraph" w:styleId="Textedebulles">
    <w:name w:val="Balloon Text"/>
    <w:basedOn w:val="Normal"/>
    <w:link w:val="TextedebullesCar"/>
    <w:uiPriority w:val="99"/>
    <w:semiHidden/>
    <w:unhideWhenUsed/>
    <w:rsid w:val="00087B28"/>
    <w:rPr>
      <w:rFonts w:ascii="Tahoma" w:hAnsi="Tahoma" w:cs="Tahoma"/>
      <w:sz w:val="16"/>
      <w:szCs w:val="16"/>
    </w:rPr>
  </w:style>
  <w:style w:type="character" w:customStyle="1" w:styleId="TextedebullesCar">
    <w:name w:val="Texte de bulles Car"/>
    <w:basedOn w:val="Policepardfaut"/>
    <w:link w:val="Textedebulles"/>
    <w:uiPriority w:val="99"/>
    <w:semiHidden/>
    <w:rsid w:val="00087B28"/>
    <w:rPr>
      <w:rFonts w:ascii="Tahoma" w:hAnsi="Tahoma" w:cs="Tahoma"/>
      <w:sz w:val="16"/>
      <w:szCs w:val="16"/>
    </w:rPr>
  </w:style>
  <w:style w:type="character" w:customStyle="1" w:styleId="sel">
    <w:name w:val="sel"/>
    <w:basedOn w:val="Policepardfaut"/>
    <w:rsid w:val="00A52DE3"/>
    <w:rPr>
      <w:b/>
      <w:bCs/>
      <w:shd w:val="clear" w:color="auto" w:fill="FFF999"/>
    </w:rPr>
  </w:style>
  <w:style w:type="paragraph" w:styleId="Paragraphedeliste">
    <w:name w:val="List Paragraph"/>
    <w:basedOn w:val="Normal"/>
    <w:uiPriority w:val="34"/>
    <w:qFormat/>
    <w:rsid w:val="00566927"/>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autoSpaceDE w:val="0"/>
      <w:autoSpaceDN w:val="0"/>
      <w:adjustRightInd w:val="0"/>
      <w:spacing w:after="0" w:line="240" w:lineRule="auto"/>
    </w:pPr>
    <w:rPr>
      <w:rFonts w:ascii="Calibri" w:hAnsi="Calibri" w:cs="Calibri"/>
      <w:sz w:val="24"/>
      <w:szCs w:val="24"/>
    </w:rPr>
  </w:style>
  <w:style w:type="paragraph" w:styleId="Titre1">
    <w:name w:val="heading 1"/>
    <w:basedOn w:val="Normal"/>
    <w:next w:val="Normal"/>
    <w:link w:val="Titre1Car"/>
    <w:uiPriority w:val="99"/>
    <w:qFormat/>
    <w:pPr>
      <w:ind w:firstLine="720"/>
      <w:outlineLvl w:val="0"/>
    </w:pPr>
    <w:rPr>
      <w:b/>
      <w:bCs/>
      <w:noProof/>
      <w:sz w:val="38"/>
      <w:szCs w:val="38"/>
    </w:rPr>
  </w:style>
  <w:style w:type="paragraph" w:styleId="Titre2">
    <w:name w:val="heading 2"/>
    <w:basedOn w:val="Normal"/>
    <w:next w:val="Normal"/>
    <w:link w:val="Titre2Car"/>
    <w:uiPriority w:val="99"/>
    <w:qFormat/>
    <w:pPr>
      <w:ind w:firstLine="720"/>
      <w:outlineLvl w:val="1"/>
    </w:pPr>
    <w:rPr>
      <w:b/>
      <w:bCs/>
      <w:noProof/>
      <w:sz w:val="32"/>
      <w:szCs w:val="32"/>
    </w:rPr>
  </w:style>
  <w:style w:type="paragraph" w:styleId="Titre3">
    <w:name w:val="heading 3"/>
    <w:basedOn w:val="Normal"/>
    <w:next w:val="Normal"/>
    <w:link w:val="Titre3Car"/>
    <w:uiPriority w:val="99"/>
    <w:qFormat/>
    <w:pPr>
      <w:ind w:firstLine="720"/>
      <w:outlineLvl w:val="2"/>
    </w:pPr>
    <w:rPr>
      <w:b/>
      <w:bCs/>
      <w:noProof/>
      <w:sz w:val="28"/>
      <w:szCs w:val="28"/>
    </w:rPr>
  </w:style>
  <w:style w:type="paragraph" w:styleId="Titre4">
    <w:name w:val="heading 4"/>
    <w:basedOn w:val="Normal"/>
    <w:next w:val="Normal"/>
    <w:link w:val="Titre4Car"/>
    <w:uiPriority w:val="99"/>
    <w:qFormat/>
    <w:pPr>
      <w:ind w:firstLine="720"/>
      <w:outlineLvl w:val="3"/>
    </w:pPr>
    <w:rPr>
      <w:b/>
      <w:bCs/>
      <w:noProof/>
    </w:rPr>
  </w:style>
  <w:style w:type="paragraph" w:styleId="Titre5">
    <w:name w:val="heading 5"/>
    <w:basedOn w:val="Normal"/>
    <w:next w:val="Normal"/>
    <w:link w:val="Titre5Car"/>
    <w:uiPriority w:val="99"/>
    <w:qFormat/>
    <w:pPr>
      <w:ind w:firstLine="720"/>
      <w:outlineLvl w:val="4"/>
    </w:pPr>
    <w:rPr>
      <w:b/>
      <w:bCs/>
      <w:noProof/>
      <w:sz w:val="32"/>
      <w:szCs w:val="32"/>
    </w:rPr>
  </w:style>
  <w:style w:type="paragraph" w:styleId="Titre6">
    <w:name w:val="heading 6"/>
    <w:basedOn w:val="Normal"/>
    <w:next w:val="Normal"/>
    <w:link w:val="Titre6Car"/>
    <w:uiPriority w:val="99"/>
    <w:qFormat/>
    <w:pPr>
      <w:ind w:firstLine="720"/>
      <w:outlineLvl w:val="5"/>
    </w:pPr>
    <w:rPr>
      <w:b/>
      <w:bCs/>
      <w:noProof/>
      <w:sz w:val="46"/>
      <w:szCs w:val="4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11BB9"/>
    <w:rPr>
      <w:rFonts w:asciiTheme="majorHAnsi" w:eastAsiaTheme="majorEastAsia" w:hAnsiTheme="majorHAnsi" w:cstheme="majorBidi"/>
      <w:b/>
      <w:bCs/>
      <w:kern w:val="32"/>
      <w:sz w:val="32"/>
      <w:szCs w:val="32"/>
    </w:rPr>
  </w:style>
  <w:style w:type="character" w:customStyle="1" w:styleId="Titre2Car">
    <w:name w:val="Titre 2 Car"/>
    <w:basedOn w:val="Policepardfaut"/>
    <w:link w:val="Titre2"/>
    <w:uiPriority w:val="9"/>
    <w:semiHidden/>
    <w:rsid w:val="00A11BB9"/>
    <w:rPr>
      <w:rFonts w:asciiTheme="majorHAnsi" w:eastAsiaTheme="majorEastAsia" w:hAnsiTheme="majorHAnsi" w:cstheme="majorBidi"/>
      <w:b/>
      <w:bCs/>
      <w:i/>
      <w:iCs/>
      <w:sz w:val="28"/>
      <w:szCs w:val="28"/>
    </w:rPr>
  </w:style>
  <w:style w:type="character" w:customStyle="1" w:styleId="Titre3Car">
    <w:name w:val="Titre 3 Car"/>
    <w:basedOn w:val="Policepardfaut"/>
    <w:link w:val="Titre3"/>
    <w:uiPriority w:val="9"/>
    <w:semiHidden/>
    <w:rsid w:val="00A11BB9"/>
    <w:rPr>
      <w:rFonts w:asciiTheme="majorHAnsi" w:eastAsiaTheme="majorEastAsia" w:hAnsiTheme="majorHAnsi" w:cstheme="majorBidi"/>
      <w:b/>
      <w:bCs/>
      <w:sz w:val="26"/>
      <w:szCs w:val="26"/>
    </w:rPr>
  </w:style>
  <w:style w:type="character" w:customStyle="1" w:styleId="Titre4Car">
    <w:name w:val="Titre 4 Car"/>
    <w:basedOn w:val="Policepardfaut"/>
    <w:link w:val="Titre4"/>
    <w:uiPriority w:val="9"/>
    <w:semiHidden/>
    <w:rsid w:val="00A11BB9"/>
    <w:rPr>
      <w:b/>
      <w:bCs/>
      <w:sz w:val="28"/>
      <w:szCs w:val="28"/>
    </w:rPr>
  </w:style>
  <w:style w:type="character" w:customStyle="1" w:styleId="Titre5Car">
    <w:name w:val="Titre 5 Car"/>
    <w:basedOn w:val="Policepardfaut"/>
    <w:link w:val="Titre5"/>
    <w:uiPriority w:val="9"/>
    <w:semiHidden/>
    <w:rsid w:val="00A11BB9"/>
    <w:rPr>
      <w:b/>
      <w:bCs/>
      <w:i/>
      <w:iCs/>
      <w:sz w:val="26"/>
      <w:szCs w:val="26"/>
    </w:rPr>
  </w:style>
  <w:style w:type="character" w:customStyle="1" w:styleId="Titre6Car">
    <w:name w:val="Titre 6 Car"/>
    <w:basedOn w:val="Policepardfaut"/>
    <w:link w:val="Titre6"/>
    <w:uiPriority w:val="9"/>
    <w:semiHidden/>
    <w:rsid w:val="00A11BB9"/>
    <w:rPr>
      <w:b/>
      <w:bCs/>
    </w:rPr>
  </w:style>
  <w:style w:type="character" w:styleId="Marquedecommentaire">
    <w:name w:val="annotation reference"/>
    <w:basedOn w:val="Policepardfaut"/>
    <w:uiPriority w:val="99"/>
    <w:semiHidden/>
    <w:unhideWhenUsed/>
    <w:rsid w:val="00087B28"/>
    <w:rPr>
      <w:sz w:val="16"/>
      <w:szCs w:val="16"/>
    </w:rPr>
  </w:style>
  <w:style w:type="paragraph" w:styleId="Commentaire">
    <w:name w:val="annotation text"/>
    <w:basedOn w:val="Normal"/>
    <w:link w:val="CommentaireCar"/>
    <w:uiPriority w:val="99"/>
    <w:semiHidden/>
    <w:unhideWhenUsed/>
    <w:rsid w:val="00087B28"/>
    <w:rPr>
      <w:sz w:val="20"/>
      <w:szCs w:val="20"/>
    </w:rPr>
  </w:style>
  <w:style w:type="character" w:customStyle="1" w:styleId="CommentaireCar">
    <w:name w:val="Commentaire Car"/>
    <w:basedOn w:val="Policepardfaut"/>
    <w:link w:val="Commentaire"/>
    <w:uiPriority w:val="99"/>
    <w:semiHidden/>
    <w:rsid w:val="00087B28"/>
    <w:rPr>
      <w:rFonts w:ascii="Calibri" w:hAnsi="Calibri" w:cs="Calibri"/>
      <w:sz w:val="20"/>
      <w:szCs w:val="20"/>
    </w:rPr>
  </w:style>
  <w:style w:type="paragraph" w:styleId="Objetducommentaire">
    <w:name w:val="annotation subject"/>
    <w:basedOn w:val="Commentaire"/>
    <w:next w:val="Commentaire"/>
    <w:link w:val="ObjetducommentaireCar"/>
    <w:uiPriority w:val="99"/>
    <w:semiHidden/>
    <w:unhideWhenUsed/>
    <w:rsid w:val="00087B28"/>
    <w:rPr>
      <w:b/>
      <w:bCs/>
    </w:rPr>
  </w:style>
  <w:style w:type="character" w:customStyle="1" w:styleId="ObjetducommentaireCar">
    <w:name w:val="Objet du commentaire Car"/>
    <w:basedOn w:val="CommentaireCar"/>
    <w:link w:val="Objetducommentaire"/>
    <w:uiPriority w:val="99"/>
    <w:semiHidden/>
    <w:rsid w:val="00087B28"/>
    <w:rPr>
      <w:rFonts w:ascii="Calibri" w:hAnsi="Calibri" w:cs="Calibri"/>
      <w:b/>
      <w:bCs/>
      <w:sz w:val="20"/>
      <w:szCs w:val="20"/>
    </w:rPr>
  </w:style>
  <w:style w:type="paragraph" w:styleId="Textedebulles">
    <w:name w:val="Balloon Text"/>
    <w:basedOn w:val="Normal"/>
    <w:link w:val="TextedebullesCar"/>
    <w:uiPriority w:val="99"/>
    <w:semiHidden/>
    <w:unhideWhenUsed/>
    <w:rsid w:val="00087B28"/>
    <w:rPr>
      <w:rFonts w:ascii="Tahoma" w:hAnsi="Tahoma" w:cs="Tahoma"/>
      <w:sz w:val="16"/>
      <w:szCs w:val="16"/>
    </w:rPr>
  </w:style>
  <w:style w:type="character" w:customStyle="1" w:styleId="TextedebullesCar">
    <w:name w:val="Texte de bulles Car"/>
    <w:basedOn w:val="Policepardfaut"/>
    <w:link w:val="Textedebulles"/>
    <w:uiPriority w:val="99"/>
    <w:semiHidden/>
    <w:rsid w:val="00087B28"/>
    <w:rPr>
      <w:rFonts w:ascii="Tahoma" w:hAnsi="Tahoma" w:cs="Tahoma"/>
      <w:sz w:val="16"/>
      <w:szCs w:val="16"/>
    </w:rPr>
  </w:style>
  <w:style w:type="character" w:customStyle="1" w:styleId="sel">
    <w:name w:val="sel"/>
    <w:basedOn w:val="Policepardfaut"/>
    <w:rsid w:val="00A52DE3"/>
    <w:rPr>
      <w:b/>
      <w:bCs/>
      <w:shd w:val="clear" w:color="auto" w:fill="FFF999"/>
    </w:rPr>
  </w:style>
  <w:style w:type="paragraph" w:styleId="Paragraphedeliste">
    <w:name w:val="List Paragraph"/>
    <w:basedOn w:val="Normal"/>
    <w:uiPriority w:val="34"/>
    <w:qFormat/>
    <w:rsid w:val="0056692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9.wmf"/><Relationship Id="rId21" Type="http://schemas.openxmlformats.org/officeDocument/2006/relationships/image" Target="media/image7.wmf"/><Relationship Id="rId42" Type="http://schemas.openxmlformats.org/officeDocument/2006/relationships/image" Target="media/image18.wmf"/><Relationship Id="rId63" Type="http://schemas.openxmlformats.org/officeDocument/2006/relationships/oleObject" Target="embeddings/oleObject27.bin"/><Relationship Id="rId84" Type="http://schemas.openxmlformats.org/officeDocument/2006/relationships/image" Target="media/image40.png"/><Relationship Id="rId138" Type="http://schemas.openxmlformats.org/officeDocument/2006/relationships/oleObject" Target="embeddings/oleObject61.bin"/><Relationship Id="rId107" Type="http://schemas.openxmlformats.org/officeDocument/2006/relationships/image" Target="media/image54.wmf"/><Relationship Id="rId11" Type="http://schemas.openxmlformats.org/officeDocument/2006/relationships/image" Target="media/image2.wmf"/><Relationship Id="rId32" Type="http://schemas.openxmlformats.org/officeDocument/2006/relationships/image" Target="media/image13.wmf"/><Relationship Id="rId37" Type="http://schemas.openxmlformats.org/officeDocument/2006/relationships/oleObject" Target="embeddings/oleObject14.bin"/><Relationship Id="rId53" Type="http://schemas.openxmlformats.org/officeDocument/2006/relationships/oleObject" Target="embeddings/oleObject22.bin"/><Relationship Id="rId58" Type="http://schemas.openxmlformats.org/officeDocument/2006/relationships/image" Target="media/image26.wmf"/><Relationship Id="rId74" Type="http://schemas.openxmlformats.org/officeDocument/2006/relationships/image" Target="media/image34.wmf"/><Relationship Id="rId79" Type="http://schemas.openxmlformats.org/officeDocument/2006/relationships/oleObject" Target="embeddings/oleObject35.bin"/><Relationship Id="rId102" Type="http://schemas.openxmlformats.org/officeDocument/2006/relationships/oleObject" Target="embeddings/oleObject44.bin"/><Relationship Id="rId123" Type="http://schemas.openxmlformats.org/officeDocument/2006/relationships/image" Target="media/image62.wmf"/><Relationship Id="rId128" Type="http://schemas.openxmlformats.org/officeDocument/2006/relationships/oleObject" Target="embeddings/oleObject56.bin"/><Relationship Id="rId144"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44.png"/><Relationship Id="rId95" Type="http://schemas.openxmlformats.org/officeDocument/2006/relationships/image" Target="media/image47.wmf"/><Relationship Id="rId22" Type="http://schemas.openxmlformats.org/officeDocument/2006/relationships/oleObject" Target="embeddings/oleObject7.bin"/><Relationship Id="rId27" Type="http://schemas.openxmlformats.org/officeDocument/2006/relationships/image" Target="media/image10.wmf"/><Relationship Id="rId43" Type="http://schemas.openxmlformats.org/officeDocument/2006/relationships/oleObject" Target="embeddings/oleObject17.bin"/><Relationship Id="rId48" Type="http://schemas.openxmlformats.org/officeDocument/2006/relationships/image" Target="media/image21.wmf"/><Relationship Id="rId64" Type="http://schemas.openxmlformats.org/officeDocument/2006/relationships/image" Target="media/image29.wmf"/><Relationship Id="rId69" Type="http://schemas.openxmlformats.org/officeDocument/2006/relationships/oleObject" Target="embeddings/oleObject30.bin"/><Relationship Id="rId113" Type="http://schemas.openxmlformats.org/officeDocument/2006/relationships/image" Target="media/image57.wmf"/><Relationship Id="rId118" Type="http://schemas.openxmlformats.org/officeDocument/2006/relationships/oleObject" Target="embeddings/oleObject51.bin"/><Relationship Id="rId134" Type="http://schemas.openxmlformats.org/officeDocument/2006/relationships/oleObject" Target="embeddings/oleObject59.bin"/><Relationship Id="rId139" Type="http://schemas.openxmlformats.org/officeDocument/2006/relationships/image" Target="media/image70.wmf"/><Relationship Id="rId80" Type="http://schemas.openxmlformats.org/officeDocument/2006/relationships/image" Target="media/image37.wmf"/><Relationship Id="rId85" Type="http://schemas.openxmlformats.org/officeDocument/2006/relationships/image" Target="media/image41.wmf"/><Relationship Id="rId12" Type="http://schemas.openxmlformats.org/officeDocument/2006/relationships/oleObject" Target="embeddings/oleObject2.bin"/><Relationship Id="rId17" Type="http://schemas.openxmlformats.org/officeDocument/2006/relationships/image" Target="media/image5.wmf"/><Relationship Id="rId33" Type="http://schemas.openxmlformats.org/officeDocument/2006/relationships/oleObject" Target="embeddings/oleObject12.bin"/><Relationship Id="rId38" Type="http://schemas.openxmlformats.org/officeDocument/2006/relationships/image" Target="media/image16.wmf"/><Relationship Id="rId59" Type="http://schemas.openxmlformats.org/officeDocument/2006/relationships/oleObject" Target="embeddings/oleObject25.bin"/><Relationship Id="rId103" Type="http://schemas.openxmlformats.org/officeDocument/2006/relationships/image" Target="media/image51.png"/><Relationship Id="rId108" Type="http://schemas.openxmlformats.org/officeDocument/2006/relationships/oleObject" Target="embeddings/oleObject46.bin"/><Relationship Id="rId124" Type="http://schemas.openxmlformats.org/officeDocument/2006/relationships/oleObject" Target="embeddings/oleObject54.bin"/><Relationship Id="rId129" Type="http://schemas.openxmlformats.org/officeDocument/2006/relationships/image" Target="media/image65.wmf"/><Relationship Id="rId54" Type="http://schemas.openxmlformats.org/officeDocument/2006/relationships/image" Target="media/image24.wmf"/><Relationship Id="rId70" Type="http://schemas.openxmlformats.org/officeDocument/2006/relationships/image" Target="media/image32.wmf"/><Relationship Id="rId75" Type="http://schemas.openxmlformats.org/officeDocument/2006/relationships/oleObject" Target="embeddings/oleObject33.bin"/><Relationship Id="rId91" Type="http://schemas.openxmlformats.org/officeDocument/2006/relationships/image" Target="media/image45.wmf"/><Relationship Id="rId96" Type="http://schemas.openxmlformats.org/officeDocument/2006/relationships/oleObject" Target="embeddings/oleObject41.bin"/><Relationship Id="rId140" Type="http://schemas.openxmlformats.org/officeDocument/2006/relationships/oleObject" Target="embeddings/oleObject62.bin"/><Relationship Id="rId1" Type="http://schemas.openxmlformats.org/officeDocument/2006/relationships/numbering" Target="numbering.xml"/><Relationship Id="rId6" Type="http://schemas.openxmlformats.org/officeDocument/2006/relationships/footnotes" Target="footnotes.xml"/><Relationship Id="rId23" Type="http://schemas.openxmlformats.org/officeDocument/2006/relationships/image" Target="media/image8.wmf"/><Relationship Id="rId28" Type="http://schemas.openxmlformats.org/officeDocument/2006/relationships/oleObject" Target="embeddings/oleObject10.bin"/><Relationship Id="rId49" Type="http://schemas.openxmlformats.org/officeDocument/2006/relationships/oleObject" Target="embeddings/oleObject20.bin"/><Relationship Id="rId114" Type="http://schemas.openxmlformats.org/officeDocument/2006/relationships/oleObject" Target="embeddings/oleObject49.bin"/><Relationship Id="rId119" Type="http://schemas.openxmlformats.org/officeDocument/2006/relationships/image" Target="media/image60.wmf"/><Relationship Id="rId44" Type="http://schemas.openxmlformats.org/officeDocument/2006/relationships/image" Target="media/image19.wmf"/><Relationship Id="rId60" Type="http://schemas.openxmlformats.org/officeDocument/2006/relationships/image" Target="media/image27.wmf"/><Relationship Id="rId65" Type="http://schemas.openxmlformats.org/officeDocument/2006/relationships/oleObject" Target="embeddings/oleObject28.bin"/><Relationship Id="rId81" Type="http://schemas.openxmlformats.org/officeDocument/2006/relationships/oleObject" Target="embeddings/oleObject36.bin"/><Relationship Id="rId86" Type="http://schemas.openxmlformats.org/officeDocument/2006/relationships/oleObject" Target="embeddings/oleObject37.bin"/><Relationship Id="rId130" Type="http://schemas.openxmlformats.org/officeDocument/2006/relationships/oleObject" Target="embeddings/oleObject57.bin"/><Relationship Id="rId135" Type="http://schemas.openxmlformats.org/officeDocument/2006/relationships/image" Target="media/image68.wmf"/><Relationship Id="rId13" Type="http://schemas.openxmlformats.org/officeDocument/2006/relationships/image" Target="media/image3.wmf"/><Relationship Id="rId18" Type="http://schemas.openxmlformats.org/officeDocument/2006/relationships/oleObject" Target="embeddings/oleObject5.bin"/><Relationship Id="rId39" Type="http://schemas.openxmlformats.org/officeDocument/2006/relationships/oleObject" Target="embeddings/oleObject15.bin"/><Relationship Id="rId109" Type="http://schemas.openxmlformats.org/officeDocument/2006/relationships/image" Target="media/image55.wmf"/><Relationship Id="rId34" Type="http://schemas.openxmlformats.org/officeDocument/2006/relationships/image" Target="media/image14.wmf"/><Relationship Id="rId50" Type="http://schemas.openxmlformats.org/officeDocument/2006/relationships/image" Target="media/image22.wmf"/><Relationship Id="rId55" Type="http://schemas.openxmlformats.org/officeDocument/2006/relationships/oleObject" Target="embeddings/oleObject23.bin"/><Relationship Id="rId76" Type="http://schemas.openxmlformats.org/officeDocument/2006/relationships/image" Target="media/image35.wmf"/><Relationship Id="rId97" Type="http://schemas.openxmlformats.org/officeDocument/2006/relationships/image" Target="media/image48.wmf"/><Relationship Id="rId104" Type="http://schemas.openxmlformats.org/officeDocument/2006/relationships/image" Target="media/image52.png"/><Relationship Id="rId120" Type="http://schemas.openxmlformats.org/officeDocument/2006/relationships/oleObject" Target="embeddings/oleObject52.bin"/><Relationship Id="rId125" Type="http://schemas.openxmlformats.org/officeDocument/2006/relationships/image" Target="media/image63.wmf"/><Relationship Id="rId141" Type="http://schemas.openxmlformats.org/officeDocument/2006/relationships/image" Target="media/image71.png"/><Relationship Id="rId7" Type="http://schemas.openxmlformats.org/officeDocument/2006/relationships/endnotes" Target="endnotes.xml"/><Relationship Id="rId71" Type="http://schemas.openxmlformats.org/officeDocument/2006/relationships/oleObject" Target="embeddings/oleObject31.bin"/><Relationship Id="rId92" Type="http://schemas.openxmlformats.org/officeDocument/2006/relationships/oleObject" Target="embeddings/oleObject39.bin"/><Relationship Id="rId2" Type="http://schemas.openxmlformats.org/officeDocument/2006/relationships/styles" Target="styles.xml"/><Relationship Id="rId29" Type="http://schemas.openxmlformats.org/officeDocument/2006/relationships/image" Target="media/image11.png"/><Relationship Id="rId24" Type="http://schemas.openxmlformats.org/officeDocument/2006/relationships/oleObject" Target="embeddings/oleObject8.bin"/><Relationship Id="rId40" Type="http://schemas.openxmlformats.org/officeDocument/2006/relationships/image" Target="media/image17.wmf"/><Relationship Id="rId45" Type="http://schemas.openxmlformats.org/officeDocument/2006/relationships/oleObject" Target="embeddings/oleObject18.bin"/><Relationship Id="rId66" Type="http://schemas.openxmlformats.org/officeDocument/2006/relationships/image" Target="media/image30.wmf"/><Relationship Id="rId87" Type="http://schemas.openxmlformats.org/officeDocument/2006/relationships/image" Target="media/image42.png"/><Relationship Id="rId110" Type="http://schemas.openxmlformats.org/officeDocument/2006/relationships/oleObject" Target="embeddings/oleObject47.bin"/><Relationship Id="rId115" Type="http://schemas.openxmlformats.org/officeDocument/2006/relationships/image" Target="media/image58.wmf"/><Relationship Id="rId131" Type="http://schemas.openxmlformats.org/officeDocument/2006/relationships/image" Target="media/image66.wmf"/><Relationship Id="rId136" Type="http://schemas.openxmlformats.org/officeDocument/2006/relationships/oleObject" Target="embeddings/oleObject60.bin"/><Relationship Id="rId61" Type="http://schemas.openxmlformats.org/officeDocument/2006/relationships/oleObject" Target="embeddings/oleObject26.bin"/><Relationship Id="rId82" Type="http://schemas.openxmlformats.org/officeDocument/2006/relationships/image" Target="media/image38.png"/><Relationship Id="rId19" Type="http://schemas.openxmlformats.org/officeDocument/2006/relationships/image" Target="media/image6.wmf"/><Relationship Id="rId14" Type="http://schemas.openxmlformats.org/officeDocument/2006/relationships/oleObject" Target="embeddings/oleObject3.bin"/><Relationship Id="rId30" Type="http://schemas.openxmlformats.org/officeDocument/2006/relationships/image" Target="media/image12.wmf"/><Relationship Id="rId35" Type="http://schemas.openxmlformats.org/officeDocument/2006/relationships/oleObject" Target="embeddings/oleObject13.bin"/><Relationship Id="rId56" Type="http://schemas.openxmlformats.org/officeDocument/2006/relationships/image" Target="media/image25.wmf"/><Relationship Id="rId77" Type="http://schemas.openxmlformats.org/officeDocument/2006/relationships/oleObject" Target="embeddings/oleObject34.bin"/><Relationship Id="rId100" Type="http://schemas.openxmlformats.org/officeDocument/2006/relationships/oleObject" Target="embeddings/oleObject43.bin"/><Relationship Id="rId105" Type="http://schemas.openxmlformats.org/officeDocument/2006/relationships/image" Target="media/image53.wmf"/><Relationship Id="rId126" Type="http://schemas.openxmlformats.org/officeDocument/2006/relationships/oleObject" Target="embeddings/oleObject55.bin"/><Relationship Id="rId8" Type="http://schemas.openxmlformats.org/officeDocument/2006/relationships/comments" Target="comments.xml"/><Relationship Id="rId51" Type="http://schemas.openxmlformats.org/officeDocument/2006/relationships/oleObject" Target="embeddings/oleObject21.bin"/><Relationship Id="rId72" Type="http://schemas.openxmlformats.org/officeDocument/2006/relationships/image" Target="media/image33.wmf"/><Relationship Id="rId93" Type="http://schemas.openxmlformats.org/officeDocument/2006/relationships/image" Target="media/image46.wmf"/><Relationship Id="rId98" Type="http://schemas.openxmlformats.org/officeDocument/2006/relationships/oleObject" Target="embeddings/oleObject42.bin"/><Relationship Id="rId121" Type="http://schemas.openxmlformats.org/officeDocument/2006/relationships/image" Target="media/image61.wmf"/><Relationship Id="rId142" Type="http://schemas.openxmlformats.org/officeDocument/2006/relationships/image" Target="media/image72.png"/><Relationship Id="rId3" Type="http://schemas.microsoft.com/office/2007/relationships/stylesWithEffects" Target="stylesWithEffects.xml"/><Relationship Id="rId25" Type="http://schemas.openxmlformats.org/officeDocument/2006/relationships/image" Target="media/image9.wmf"/><Relationship Id="rId46" Type="http://schemas.openxmlformats.org/officeDocument/2006/relationships/image" Target="media/image20.wmf"/><Relationship Id="rId67" Type="http://schemas.openxmlformats.org/officeDocument/2006/relationships/oleObject" Target="embeddings/oleObject29.bin"/><Relationship Id="rId116" Type="http://schemas.openxmlformats.org/officeDocument/2006/relationships/oleObject" Target="embeddings/oleObject50.bin"/><Relationship Id="rId137" Type="http://schemas.openxmlformats.org/officeDocument/2006/relationships/image" Target="media/image69.wmf"/><Relationship Id="rId20" Type="http://schemas.openxmlformats.org/officeDocument/2006/relationships/oleObject" Target="embeddings/oleObject6.bin"/><Relationship Id="rId41" Type="http://schemas.openxmlformats.org/officeDocument/2006/relationships/oleObject" Target="embeddings/oleObject16.bin"/><Relationship Id="rId62" Type="http://schemas.openxmlformats.org/officeDocument/2006/relationships/image" Target="media/image28.wmf"/><Relationship Id="rId83" Type="http://schemas.openxmlformats.org/officeDocument/2006/relationships/image" Target="media/image39.png"/><Relationship Id="rId88" Type="http://schemas.openxmlformats.org/officeDocument/2006/relationships/image" Target="media/image43.wmf"/><Relationship Id="rId111" Type="http://schemas.openxmlformats.org/officeDocument/2006/relationships/image" Target="media/image56.wmf"/><Relationship Id="rId132" Type="http://schemas.openxmlformats.org/officeDocument/2006/relationships/oleObject" Target="embeddings/oleObject58.bin"/><Relationship Id="rId15" Type="http://schemas.openxmlformats.org/officeDocument/2006/relationships/image" Target="media/image4.wmf"/><Relationship Id="rId36" Type="http://schemas.openxmlformats.org/officeDocument/2006/relationships/image" Target="media/image15.wmf"/><Relationship Id="rId57" Type="http://schemas.openxmlformats.org/officeDocument/2006/relationships/oleObject" Target="embeddings/oleObject24.bin"/><Relationship Id="rId106" Type="http://schemas.openxmlformats.org/officeDocument/2006/relationships/oleObject" Target="embeddings/oleObject45.bin"/><Relationship Id="rId127" Type="http://schemas.openxmlformats.org/officeDocument/2006/relationships/image" Target="media/image64.wmf"/><Relationship Id="rId10" Type="http://schemas.openxmlformats.org/officeDocument/2006/relationships/oleObject" Target="embeddings/oleObject1.bin"/><Relationship Id="rId31" Type="http://schemas.openxmlformats.org/officeDocument/2006/relationships/oleObject" Target="embeddings/oleObject11.bin"/><Relationship Id="rId52" Type="http://schemas.openxmlformats.org/officeDocument/2006/relationships/image" Target="media/image23.wmf"/><Relationship Id="rId73" Type="http://schemas.openxmlformats.org/officeDocument/2006/relationships/oleObject" Target="embeddings/oleObject32.bin"/><Relationship Id="rId78" Type="http://schemas.openxmlformats.org/officeDocument/2006/relationships/image" Target="media/image36.wmf"/><Relationship Id="rId94" Type="http://schemas.openxmlformats.org/officeDocument/2006/relationships/oleObject" Target="embeddings/oleObject40.bin"/><Relationship Id="rId99" Type="http://schemas.openxmlformats.org/officeDocument/2006/relationships/image" Target="media/image49.wmf"/><Relationship Id="rId101" Type="http://schemas.openxmlformats.org/officeDocument/2006/relationships/image" Target="media/image50.wmf"/><Relationship Id="rId122" Type="http://schemas.openxmlformats.org/officeDocument/2006/relationships/oleObject" Target="embeddings/oleObject53.bin"/><Relationship Id="rId14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wmf"/><Relationship Id="rId26" Type="http://schemas.openxmlformats.org/officeDocument/2006/relationships/oleObject" Target="embeddings/oleObject9.bin"/><Relationship Id="rId47" Type="http://schemas.openxmlformats.org/officeDocument/2006/relationships/oleObject" Target="embeddings/oleObject19.bin"/><Relationship Id="rId68" Type="http://schemas.openxmlformats.org/officeDocument/2006/relationships/image" Target="media/image31.wmf"/><Relationship Id="rId89" Type="http://schemas.openxmlformats.org/officeDocument/2006/relationships/oleObject" Target="embeddings/oleObject38.bin"/><Relationship Id="rId112" Type="http://schemas.openxmlformats.org/officeDocument/2006/relationships/oleObject" Target="embeddings/oleObject48.bin"/><Relationship Id="rId133" Type="http://schemas.openxmlformats.org/officeDocument/2006/relationships/image" Target="media/image67.wmf"/><Relationship Id="rId16" Type="http://schemas.openxmlformats.org/officeDocument/2006/relationships/oleObject" Target="embeddings/oleObject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42</Pages>
  <Words>16331</Words>
  <Characters>89823</Characters>
  <Application>Microsoft Office Word</Application>
  <DocSecurity>0</DocSecurity>
  <Lines>748</Lines>
  <Paragraphs>211</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105943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Pascal Horton</dc:creator>
  <cp:lastModifiedBy>obled</cp:lastModifiedBy>
  <cp:revision>2</cp:revision>
  <dcterms:created xsi:type="dcterms:W3CDTF">2015-12-10T11:01:00Z</dcterms:created>
  <dcterms:modified xsi:type="dcterms:W3CDTF">2015-12-10T11:01:00Z</dcterms:modified>
</cp:coreProperties>
</file>